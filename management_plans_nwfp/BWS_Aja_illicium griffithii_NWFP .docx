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rPr>
          <w:rFonts w:ascii="Times New Roman" w:cs="Times New Roman" w:eastAsia="Times New Roman" w:hAnsi="Times New Roman"/>
          <w:b w:val="1"/>
          <w:color w:val="000000"/>
          <w:sz w:val="24"/>
          <w:szCs w:val="24"/>
          <w:u w:val="none"/>
        </w:rPr>
      </w:pPr>
      <w:bookmarkStart w:colFirst="0" w:colLast="0" w:name="_heading=h.1n3d4qkshn3b" w:id="0"/>
      <w:bookmarkEnd w:id="0"/>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u w:val="none"/>
          <w:rtl w:val="0"/>
        </w:rPr>
        <w:t xml:space="preserve">Aja </w:t>
      </w:r>
      <w:r w:rsidDel="00000000" w:rsidR="00000000" w:rsidRPr="00000000">
        <w:rPr>
          <w:rFonts w:ascii="Times New Roman" w:cs="Times New Roman" w:eastAsia="Times New Roman" w:hAnsi="Times New Roman"/>
          <w:b w:val="1"/>
          <w:i w:val="1"/>
          <w:sz w:val="24"/>
          <w:szCs w:val="24"/>
          <w:rtl w:val="0"/>
        </w:rPr>
        <w:t xml:space="preserve">Illicium griffithii</w:t>
      </w:r>
      <w:r w:rsidDel="00000000" w:rsidR="00000000" w:rsidRPr="00000000">
        <w:rPr>
          <w:rFonts w:ascii="Times New Roman" w:cs="Times New Roman" w:eastAsia="Times New Roman" w:hAnsi="Times New Roman"/>
          <w:b w:val="1"/>
          <w:sz w:val="24"/>
          <w:szCs w:val="24"/>
          <w:rtl w:val="0"/>
        </w:rPr>
        <w:t xml:space="preserve"> Management &amp; Marketing Plan</w:t>
      </w:r>
    </w:p>
    <w:p w:rsidR="00000000" w:rsidDel="00000000" w:rsidP="00000000" w:rsidRDefault="00000000" w:rsidRPr="00000000" w14:paraId="0000000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b w:val="1"/>
          <w:sz w:val="24"/>
          <w:szCs w:val="24"/>
          <w:vertAlign w:val="superscript"/>
          <w:rtl w:val="0"/>
        </w:rPr>
        <w:t xml:space="preserve">nd</w:t>
      </w:r>
      <w:r w:rsidDel="00000000" w:rsidR="00000000" w:rsidRPr="00000000">
        <w:rPr>
          <w:rFonts w:ascii="Times New Roman" w:cs="Times New Roman" w:eastAsia="Times New Roman" w:hAnsi="Times New Roman"/>
          <w:b w:val="1"/>
          <w:sz w:val="24"/>
          <w:szCs w:val="24"/>
          <w:rtl w:val="0"/>
        </w:rPr>
        <w:t xml:space="preserve"> Revision)</w:t>
      </w:r>
    </w:p>
    <w:p w:rsidR="00000000" w:rsidDel="00000000" w:rsidP="00000000" w:rsidRDefault="00000000" w:rsidRPr="00000000" w14:paraId="00000005">
      <w:pPr>
        <w:spacing w:after="0" w:lineRule="auto"/>
        <w:jc w:val="both"/>
        <w:rPr>
          <w:rFonts w:ascii="Times New Roman" w:cs="Times New Roman" w:eastAsia="Times New Roman" w:hAnsi="Times New Roman"/>
          <w:b w:val="1"/>
          <w:color w:val="000000"/>
          <w:sz w:val="24"/>
          <w:szCs w:val="24"/>
          <w:u w:val="none"/>
        </w:rPr>
      </w:pPr>
      <w:bookmarkStart w:colFirst="0" w:colLast="0" w:name="_heading=h.myur29w3tvn2" w:id="1"/>
      <w:bookmarkEnd w:id="1"/>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276225</wp:posOffset>
            </wp:positionH>
            <wp:positionV relativeFrom="paragraph">
              <wp:posOffset>8890</wp:posOffset>
            </wp:positionV>
            <wp:extent cx="5200650" cy="4991100"/>
            <wp:effectExtent b="0" l="0" r="0" t="0"/>
            <wp:wrapSquare wrapText="bothSides" distB="0" distT="0" distL="114300" distR="114300"/>
            <wp:docPr id="205791611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200650" cy="4991100"/>
                    </a:xfrm>
                    <a:prstGeom prst="rect"/>
                    <a:ln/>
                  </pic:spPr>
                </pic:pic>
              </a:graphicData>
            </a:graphic>
          </wp:anchor>
        </w:drawing>
      </w:r>
    </w:p>
    <w:p w:rsidR="00000000" w:rsidDel="00000000" w:rsidP="00000000" w:rsidRDefault="00000000" w:rsidRPr="00000000" w14:paraId="00000006">
      <w:pPr>
        <w:spacing w:after="0" w:lineRule="auto"/>
        <w:jc w:val="cente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08">
      <w:pPr>
        <w:spacing w:after="0" w:lineRule="auto"/>
        <w:jc w:val="cente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10">
      <w:pPr>
        <w:spacing w:after="0" w:lineRule="auto"/>
        <w:jc w:val="cente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12">
      <w:pPr>
        <w:spacing w:after="0" w:lineRule="auto"/>
        <w:jc w:val="cente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13">
      <w:pPr>
        <w:spacing w:after="0" w:lineRule="auto"/>
        <w:jc w:val="cente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14">
      <w:pPr>
        <w:spacing w:after="0" w:lineRule="auto"/>
        <w:jc w:val="cente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15">
      <w:pPr>
        <w:spacing w:after="0" w:lineRule="auto"/>
        <w:jc w:val="cente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16">
      <w:pPr>
        <w:spacing w:after="0" w:lineRule="auto"/>
        <w:jc w:val="cente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17">
      <w:pPr>
        <w:spacing w:after="0" w:lineRule="auto"/>
        <w:jc w:val="cente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18">
      <w:pPr>
        <w:spacing w:after="0" w:lineRule="auto"/>
        <w:jc w:val="cente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1B">
      <w:pPr>
        <w:spacing w:after="0" w:lineRule="auto"/>
        <w:jc w:val="cente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1C">
      <w:pPr>
        <w:spacing w:after="0" w:lineRule="auto"/>
        <w:jc w:val="cente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1D">
      <w:pPr>
        <w:spacing w:after="0" w:lineRule="auto"/>
        <w:jc w:val="center"/>
        <w:rPr>
          <w:rFonts w:ascii="Times New Roman" w:cs="Times New Roman" w:eastAsia="Times New Roman" w:hAnsi="Times New Roman"/>
          <w:b w:val="1"/>
          <w:color w:val="000000"/>
          <w:sz w:val="24"/>
          <w:szCs w:val="24"/>
          <w:u w:val="none"/>
        </w:rPr>
      </w:pPr>
      <w:r w:rsidDel="00000000" w:rsidR="00000000" w:rsidRPr="00000000">
        <w:rPr>
          <w:rtl w:val="0"/>
        </w:rPr>
      </w:r>
    </w:p>
    <w:p w:rsidR="00000000" w:rsidDel="00000000" w:rsidP="00000000" w:rsidRDefault="00000000" w:rsidRPr="00000000" w14:paraId="0000001E">
      <w:pPr>
        <w:spacing w:after="0" w:lineRule="auto"/>
        <w:jc w:val="center"/>
        <w:rPr>
          <w:rFonts w:ascii="Times New Roman" w:cs="Times New Roman" w:eastAsia="Times New Roman" w:hAnsi="Times New Roman"/>
          <w:b w:val="1"/>
          <w:color w:val="000000"/>
          <w:sz w:val="24"/>
          <w:szCs w:val="24"/>
          <w:u w:val="none"/>
        </w:rPr>
      </w:pPr>
      <w:r w:rsidDel="00000000" w:rsidR="00000000" w:rsidRPr="00000000">
        <w:rPr>
          <w:rFonts w:ascii="Times New Roman" w:cs="Times New Roman" w:eastAsia="Times New Roman" w:hAnsi="Times New Roman"/>
          <w:b w:val="1"/>
          <w:color w:val="000000"/>
          <w:sz w:val="24"/>
          <w:szCs w:val="24"/>
          <w:u w:val="none"/>
          <w:rtl w:val="0"/>
        </w:rPr>
        <w:t xml:space="preserve">Shelrimuhung Gewog</w:t>
      </w:r>
    </w:p>
    <w:p w:rsidR="00000000" w:rsidDel="00000000" w:rsidP="00000000" w:rsidRDefault="00000000" w:rsidRPr="00000000" w14:paraId="0000001F">
      <w:pPr>
        <w:spacing w:after="0" w:lineRule="auto"/>
        <w:jc w:val="center"/>
        <w:rPr>
          <w:rFonts w:ascii="Times New Roman" w:cs="Times New Roman" w:eastAsia="Times New Roman" w:hAnsi="Times New Roman"/>
          <w:b w:val="1"/>
          <w:color w:val="000000"/>
          <w:sz w:val="24"/>
          <w:szCs w:val="24"/>
          <w:u w:val="none"/>
        </w:rPr>
      </w:pPr>
      <w:r w:rsidDel="00000000" w:rsidR="00000000" w:rsidRPr="00000000">
        <w:rPr>
          <w:rFonts w:ascii="Times New Roman" w:cs="Times New Roman" w:eastAsia="Times New Roman" w:hAnsi="Times New Roman"/>
          <w:b w:val="1"/>
          <w:color w:val="000000"/>
          <w:sz w:val="24"/>
          <w:szCs w:val="24"/>
          <w:u w:val="none"/>
          <w:rtl w:val="0"/>
        </w:rPr>
        <w:t xml:space="preserve">Mongar Dzongkhag</w:t>
      </w:r>
    </w:p>
    <w:p w:rsidR="00000000" w:rsidDel="00000000" w:rsidP="00000000" w:rsidRDefault="00000000" w:rsidRPr="00000000" w14:paraId="00000020">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Plan Period: </w:t>
      </w:r>
      <w:r w:rsidDel="00000000" w:rsidR="00000000" w:rsidRPr="00000000">
        <w:rPr>
          <w:rFonts w:ascii="Times New Roman" w:cs="Times New Roman" w:eastAsia="Times New Roman" w:hAnsi="Times New Roman"/>
          <w:sz w:val="24"/>
          <w:szCs w:val="24"/>
          <w:rtl w:val="0"/>
        </w:rPr>
        <w:t xml:space="preserve">2025 – 2035</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2881313</wp:posOffset>
                </wp:positionH>
                <wp:positionV relativeFrom="paragraph">
                  <wp:posOffset>1667827</wp:posOffset>
                </wp:positionV>
                <wp:extent cx="352425" cy="276225"/>
                <wp:effectExtent b="0" l="0" r="0" t="0"/>
                <wp:wrapNone/>
                <wp:docPr id="2057916113" name=""/>
                <a:graphic>
                  <a:graphicData uri="http://schemas.microsoft.com/office/word/2010/wordprocessingShape">
                    <wps:wsp>
                      <wps:cNvSpPr/>
                      <wps:cNvPr id="2" name="Shape 2"/>
                      <wps:spPr>
                        <a:xfrm>
                          <a:off x="5174550" y="3646650"/>
                          <a:ext cx="342900" cy="266700"/>
                        </a:xfrm>
                        <a:custGeom>
                          <a:rect b="b" l="l" r="r" t="t"/>
                          <a:pathLst>
                            <a:path extrusionOk="0" h="266700" w="342900">
                              <a:moveTo>
                                <a:pt x="0" y="0"/>
                              </a:moveTo>
                              <a:lnTo>
                                <a:pt x="0" y="266700"/>
                              </a:lnTo>
                              <a:lnTo>
                                <a:pt x="342900" y="266700"/>
                              </a:lnTo>
                              <a:lnTo>
                                <a:pt x="342900"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2881313</wp:posOffset>
                </wp:positionH>
                <wp:positionV relativeFrom="paragraph">
                  <wp:posOffset>1667827</wp:posOffset>
                </wp:positionV>
                <wp:extent cx="352425" cy="276225"/>
                <wp:effectExtent b="0" l="0" r="0" t="0"/>
                <wp:wrapNone/>
                <wp:docPr id="2057916113"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352425" cy="276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2928938</wp:posOffset>
                </wp:positionH>
                <wp:positionV relativeFrom="paragraph">
                  <wp:posOffset>1347788</wp:posOffset>
                </wp:positionV>
                <wp:extent cx="342900" cy="190500"/>
                <wp:effectExtent b="0" l="0" r="0" t="0"/>
                <wp:wrapNone/>
                <wp:docPr id="2057916114" name=""/>
                <a:graphic>
                  <a:graphicData uri="http://schemas.microsoft.com/office/word/2010/wordprocessingShape">
                    <wps:wsp>
                      <wps:cNvSpPr/>
                      <wps:cNvPr id="3" name="Shape 3"/>
                      <wps:spPr>
                        <a:xfrm>
                          <a:off x="5179313" y="3689513"/>
                          <a:ext cx="333375" cy="180975"/>
                        </a:xfrm>
                        <a:custGeom>
                          <a:rect b="b" l="l" r="r" t="t"/>
                          <a:pathLst>
                            <a:path extrusionOk="0" h="180975" w="333375">
                              <a:moveTo>
                                <a:pt x="0" y="0"/>
                              </a:moveTo>
                              <a:lnTo>
                                <a:pt x="0" y="180975"/>
                              </a:lnTo>
                              <a:lnTo>
                                <a:pt x="333375" y="180975"/>
                              </a:lnTo>
                              <a:lnTo>
                                <a:pt x="333375" y="0"/>
                              </a:lnTo>
                              <a:close/>
                            </a:path>
                          </a:pathLst>
                        </a:custGeom>
                        <a:solidFill>
                          <a:srgbClr val="FFFFFF"/>
                        </a:solidFill>
                        <a:ln>
                          <a:noFill/>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2928938</wp:posOffset>
                </wp:positionH>
                <wp:positionV relativeFrom="paragraph">
                  <wp:posOffset>1347788</wp:posOffset>
                </wp:positionV>
                <wp:extent cx="342900" cy="190500"/>
                <wp:effectExtent b="0" l="0" r="0" t="0"/>
                <wp:wrapNone/>
                <wp:docPr id="2057916114"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342900" cy="190500"/>
                        </a:xfrm>
                        <a:prstGeom prst="rect"/>
                        <a:ln/>
                      </pic:spPr>
                    </pic:pic>
                  </a:graphicData>
                </a:graphic>
              </wp:anchor>
            </w:drawing>
          </mc:Fallback>
        </mc:AlternateContent>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sz w:val="24"/>
          <w:szCs w:val="24"/>
        </w:rPr>
      </w:pPr>
      <w:bookmarkStart w:colFirst="0" w:colLast="0" w:name="_heading=h.yrdzlsugy6qk" w:id="2"/>
      <w:bookmarkEnd w:id="2"/>
      <w:r w:rsidDel="00000000" w:rsidR="00000000" w:rsidRPr="00000000">
        <w:rPr>
          <w:rtl w:val="0"/>
        </w:rPr>
      </w:r>
    </w:p>
    <w:p w:rsidR="00000000" w:rsidDel="00000000" w:rsidP="00000000" w:rsidRDefault="00000000" w:rsidRPr="00000000" w14:paraId="0000002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8407400"/>
            <wp:effectExtent b="0" l="0" r="0" t="0"/>
            <wp:docPr id="2057916116"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5943600" cy="8407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b w:val="1"/>
          <w:u w:val="single"/>
        </w:rPr>
      </w:pPr>
      <w:bookmarkStart w:colFirst="0" w:colLast="0" w:name="_heading=h.3ny40r5f9p4h" w:id="3"/>
      <w:bookmarkEnd w:id="3"/>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Contents</w:t>
      </w:r>
    </w:p>
    <w:sdt>
      <w:sdtPr>
        <w:id w:val="394422790"/>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rw09kyfp0z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 A: NWFP MANAGEMENT AND MARKETING PLAN</w:t>
              <w:tab/>
              <w:t xml:space="preserve">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hzx01i9fbry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Background</w:t>
              <w:tab/>
              <w:t xml:space="preserve">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e55zt7dbp53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Objectives:</w:t>
              <w:tab/>
              <w:t xml:space="preserve">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mha16joocku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Description of NWFP</w:t>
              <w:tab/>
              <w:t xml:space="preserve">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lko8ucw2316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Conservation Status of Illicium griffithii</w:t>
              <w:tab/>
              <w:t xml:space="preserve">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hl53tzkaiw5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Harvesting prescriptions for sustainable NWFP harvesting</w:t>
              <w:tab/>
              <w:t xml:space="preserve">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jtkrsqfzf0g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Marketing and sales plan</w:t>
              <w:tab/>
              <w:t xml:space="preserve">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k7alvqafi3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Marketing arrangement</w:t>
              <w:tab/>
              <w:t xml:space="preserve">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qk6qovkyiot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Benefit to the members</w:t>
              <w:tab/>
              <w:t xml:space="preserve">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roq0la5ts64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Benefits to the group</w:t>
              <w:tab/>
              <w:t xml:space="preserve">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5vviekujctb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Resource assessment and results</w:t>
              <w:tab/>
              <w:t xml:space="preserve">6</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arb76jamdu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 B: GROUP BY-LAWS</w:t>
              <w:tab/>
              <w:t xml:space="preserve">8</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lajt63twiwe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NWFP management &amp; marketing group</w:t>
              <w:tab/>
              <w:t xml:space="preserve">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e8w8k74atk1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 Membership arrangement and resignation</w:t>
              <w:tab/>
              <w:t xml:space="preserve">8</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xkf59mtleom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10.1.1</w:t>
            </w:r>
          </w:hyperlink>
          <w:hyperlink w:anchor="_heading=h.xkf59mtleom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hyperlink>
          <w:hyperlink w:anchor="_heading=h.xkf59mtleom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New membership</w:t>
              <w:tab/>
              <w:t xml:space="preserve">8</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88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o6pzhdnxlyi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10.1.2</w:t>
            </w:r>
          </w:hyperlink>
          <w:hyperlink w:anchor="_heading=h.o6pzhdnxlyi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hyperlink>
          <w:hyperlink w:anchor="_heading=h.o6pzhdnxlyi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Withdrawal of members</w:t>
              <w:tab/>
              <w:t xml:space="preserve">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80ssf6bg3yj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10.2 Responsibilities and rights of members</w:t>
              <w:tab/>
              <w:t xml:space="preserve">8</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wkuegnqbv3r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Executive committee of the NWFP management and marketing group</w:t>
              <w:tab/>
              <w:t xml:space="preserve">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etmepzzc1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11.1 Chairperson</w:t>
              <w:tab/>
              <w:t xml:space="preserve">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rxpqplcayz0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11.3 Treasurer</w:t>
              <w:tab/>
              <w:t xml:space="preserve">9</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z8f8cdqhmv5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Tenure of committee members</w:t>
              <w:tab/>
              <w:t xml:space="preserve">10</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tqed69ppa4t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Incentives to the committee members</w:t>
              <w:tab/>
              <w:t xml:space="preserve">10</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tq6e68iiczl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Source for the generation of the group fund</w:t>
              <w:tab/>
              <w:t xml:space="preserve">10</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66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iwj1lh7902f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14.1</w:t>
            </w:r>
          </w:hyperlink>
          <w:hyperlink w:anchor="_heading=h.iwj1lh7902f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_heading=h.iwj1lh7902fi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Membership registration fees/annual contribution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m3hcux32obk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14.2 Collection from the sale of proceeds</w:t>
              <w:tab/>
              <w:t xml:space="preserve">10</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ogyyujxcvm2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Group fund management and utilization</w:t>
              <w:tab/>
              <w:t xml:space="preserve">10</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qbetl6ohssz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 Conflict management</w:t>
              <w:tab/>
              <w:t xml:space="preserve">11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bl6fbvcfrzr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 Meeting and Purpose</w:t>
              <w:tab/>
              <w:t xml:space="preserve">11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mj1kdrw2bo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17.1 Committee meeting:</w:t>
              <w:tab/>
              <w:t xml:space="preserve">11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mynddz95jxm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17.2 General Meeting</w:t>
              <w:tab/>
              <w:t xml:space="preserve">11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7dk7l92i73c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 Penalties</w:t>
              <w:tab/>
              <w:t xml:space="preserve">11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j6ebjbinpr6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 Roles and authority of the Department</w:t>
              <w:tab/>
              <w:t xml:space="preserve">11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ANNEXURE I: Application</w:t>
              <w:tab/>
            </w:r>
          </w:hyperlink>
          <w:r w:rsidDel="00000000" w:rsidR="00000000" w:rsidRPr="00000000">
            <w:fldChar w:fldCharType="begin"/>
            <w:instrText xml:space="preserve"> PAGEREF _heading=h.l9pnd5vb8mwa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ANNEXURE II: Group Members</w:t>
              <w:tab/>
            </w:r>
          </w:hyperlink>
          <w:r w:rsidDel="00000000" w:rsidR="00000000" w:rsidRPr="00000000">
            <w:fldChar w:fldCharType="begin"/>
            <w:instrText xml:space="preserve"> PAGEREF _heading=h.fshap1ru2hmm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ANNEXURE III: Harvesting Sites</w:t>
              <w:tab/>
            </w:r>
          </w:hyperlink>
          <w:r w:rsidDel="00000000" w:rsidR="00000000" w:rsidRPr="00000000">
            <w:fldChar w:fldCharType="begin"/>
            <w:instrText xml:space="preserve"> PAGEREF _heading=h.yta0t6lbasj4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vii</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5hb4soei4k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ANNEXURE IV: Coordinates for the Management Area</w:t>
              <w:tab/>
              <w:t xml:space="preserve">vii</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w7t8j7t36d1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ANNEXURE V: Pictorial Evidence</w:t>
              <w:tab/>
              <w:t xml:space="preserve">viii</w:t>
            </w:r>
          </w:hyperlink>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pStyle w:val="Title"/>
        <w:spacing w:line="276" w:lineRule="auto"/>
        <w:jc w:val="left"/>
        <w:rPr>
          <w:b w:val="0"/>
          <w:u w:val="none"/>
        </w:rPr>
      </w:pPr>
      <w:r w:rsidDel="00000000" w:rsidR="00000000" w:rsidRPr="00000000">
        <w:rPr>
          <w:b w:val="0"/>
          <w:u w:val="none"/>
          <w:rtl w:val="0"/>
        </w:rPr>
        <w:t xml:space="preserve">  </w:t>
      </w:r>
    </w:p>
    <w:p w:rsidR="00000000" w:rsidDel="00000000" w:rsidP="00000000" w:rsidRDefault="00000000" w:rsidRPr="00000000" w14:paraId="00000050">
      <w:pPr>
        <w:pStyle w:val="Title"/>
        <w:spacing w:line="276" w:lineRule="auto"/>
        <w:jc w:val="left"/>
        <w:rPr>
          <w:color w:val="000000"/>
          <w:u w:val="none"/>
        </w:rPr>
        <w:sectPr>
          <w:footerReference r:id="rId13" w:type="first"/>
          <w:footerReference r:id="rId14" w:type="even"/>
          <w:pgSz w:h="15840" w:w="12240" w:orient="portrait"/>
          <w:pgMar w:bottom="1440" w:top="1440" w:left="1440" w:right="1440" w:header="288" w:footer="720"/>
          <w:pgNumType w:start="1"/>
        </w:sectPr>
      </w:pPr>
      <w:r w:rsidDel="00000000" w:rsidR="00000000" w:rsidRPr="00000000">
        <w:rPr>
          <w:rtl w:val="0"/>
        </w:rPr>
      </w:r>
    </w:p>
    <w:p w:rsidR="00000000" w:rsidDel="00000000" w:rsidP="00000000" w:rsidRDefault="00000000" w:rsidRPr="00000000" w14:paraId="00000051">
      <w:pPr>
        <w:pStyle w:val="Heading1"/>
        <w:rPr>
          <w:b w:val="0"/>
          <w:color w:val="000000"/>
          <w:u w:val="none"/>
        </w:rPr>
      </w:pPr>
      <w:bookmarkStart w:colFirst="0" w:colLast="0" w:name="_heading=h.qrw09kyfp0zm" w:id="4"/>
      <w:bookmarkEnd w:id="4"/>
      <w:r w:rsidDel="00000000" w:rsidR="00000000" w:rsidRPr="00000000">
        <w:rPr>
          <w:color w:val="000000"/>
          <w:u w:val="none"/>
          <w:rtl w:val="0"/>
        </w:rPr>
        <w:t xml:space="preserve">PART A: NWFP MANAGEMENT AND MARKETING PLAN</w:t>
      </w:r>
      <w:r w:rsidDel="00000000" w:rsidR="00000000" w:rsidRPr="00000000">
        <w:rPr>
          <w:rtl w:val="0"/>
        </w:rPr>
      </w:r>
    </w:p>
    <w:p w:rsidR="00000000" w:rsidDel="00000000" w:rsidP="00000000" w:rsidRDefault="00000000" w:rsidRPr="00000000" w14:paraId="00000052">
      <w:pPr>
        <w:pStyle w:val="Heading1"/>
        <w:rPr/>
      </w:pPr>
      <w:bookmarkStart w:colFirst="0" w:colLast="0" w:name="_heading=h.hzx01i9fbry4" w:id="5"/>
      <w:bookmarkEnd w:id="5"/>
      <w:r w:rsidDel="00000000" w:rsidR="00000000" w:rsidRPr="00000000">
        <w:rPr>
          <w:color w:val="000000"/>
          <w:u w:val="none"/>
          <w:rtl w:val="0"/>
        </w:rPr>
        <w:t xml:space="preserve">1. Background</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Aja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Illicium griffithii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management group falls within the multiple-use zone of Bumdeling Wildlife Sanctuary, towards the North-East of Shelrimuhung Gewog, Mongar Dzongkhag.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Illicium griffithii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management group comprises 19 households from three villages in Yarab under Soenakhar chiwog, as well as Thramo and Thilling of Jabgang Chiwog. The livestock and agricultural practices were a major source of income for livelihood. Besides other forestry products, such 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Elatostema spp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Diplazium spp,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the shoot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Plectocomia himalayana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minimal cash income. Most household practices semi-nomadic lifestyles where they practice seasonal migration between Aja and their settlement.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collection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Illicium griffithii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been an age-old practice used locally for various purposes, such as flavoring tea, increasing the strength of Ara, and curing coughs and toothaches. The community first started to collect the fruits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I.griffithii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1990s became customary right over the collection. Therefore, the community felt that it is imperative to continue with the management group and legalize the rights of resources used and harvesting, and keep the ownership intact with them; otherwise, due to the increase in visitors visiting the sacred sites, and face the risk of overexploitation of the resource and leading to the unsustainability of the resources.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Currently, managing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Illicium griffithii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marketing does not have a substantial cash inflow to the group; however, it has potential for marketing through value addition and packaging, which will be the source of additional cash for the group. Therefore, the management of Bumdeling Wildlife Sanctuary has facilitated in revision of their management plan. The group encompasses the total area of 302 hectares for managing the resources, including some portion of the area under natural grazing ground based on their traditional management system. The main forest cover is cool broad-leaved forest with under-story vegetation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Rhododendron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Gaultheria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Review of past management plans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legalized management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Illicium griffithii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(Sangpasay) commenced in 2008 as a Community Forest Management Group and completed 10 years of management. During the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revision of the plan, in consultation with the group member, streamlined the resources management solely to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Illicium griffithii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revised as NWFP group under the legal provision of Forest and Nature Conservation Rules and Regulation, 2017 and managed for three years however, with the amendment of FNCRR 2017 in 2020 the management tenure was extended for another two years till 2024.</w:t>
      </w:r>
    </w:p>
    <w:sdt>
      <w:sdtPr>
        <w:id w:val="-1890080223"/>
        <w:tag w:val="goog_rdk_1"/>
      </w:sdtPr>
      <w:sdtContent>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ns w:author="Acer" w:id="0" w:date="2025-08-19T14:44:00Z"/>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far, the group has generated a sum of Nu.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76555.37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despite facing marketing challenges, transportation of the product from the collection site, as it is far-flung from the settlement. </w:t>
          </w:r>
          <w:sdt>
            <w:sdtPr>
              <w:id w:val="346619066"/>
              <w:tag w:val="goog_rdk_0"/>
            </w:sdtPr>
            <w:sdtContent>
              <w:ins w:author="Acer" w:id="0" w:date="2025-08-19T14:44:00Z">
                <w:bookmarkStart w:colFirst="0" w:colLast="0" w:name="_heading=h.6wz0p533lxji" w:id="6"/>
                <w:bookmarkEnd w:id="6"/>
                <w:r w:rsidDel="00000000" w:rsidR="00000000" w:rsidRPr="00000000">
                  <w:rPr>
                    <w:rtl w:val="0"/>
                  </w:rPr>
                </w:r>
              </w:ins>
            </w:sdtContent>
          </w:sdt>
        </w:p>
      </w:sdtContent>
    </w:sdt>
    <w:p w:rsidR="00000000" w:rsidDel="00000000" w:rsidP="00000000" w:rsidRDefault="00000000" w:rsidRPr="00000000" w14:paraId="0000005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72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Year 2008 – 2020, the group has generated a total revenue of Nu. 30,622/-</w:t>
      </w:r>
    </w:p>
    <w:p w:rsidR="00000000" w:rsidDel="00000000" w:rsidP="00000000" w:rsidRDefault="00000000" w:rsidRPr="00000000" w14:paraId="0000005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Year 2020-2025, the group has generated Nu. 45,933.37/-</w:t>
      </w:r>
    </w:p>
    <w:p w:rsidR="00000000" w:rsidDel="00000000" w:rsidP="00000000" w:rsidRDefault="00000000" w:rsidRPr="00000000" w14:paraId="0000005B">
      <w:pPr>
        <w:pStyle w:val="Heading1"/>
        <w:rPr/>
      </w:pPr>
      <w:bookmarkStart w:colFirst="0" w:colLast="0" w:name="_heading=h.e55zt7dbp53p" w:id="7"/>
      <w:bookmarkEnd w:id="7"/>
      <w:r w:rsidDel="00000000" w:rsidR="00000000" w:rsidRPr="00000000">
        <w:rPr>
          <w:rtl w:val="0"/>
        </w:rPr>
        <w:t xml:space="preserve">2. Objectives:</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sustainable management (manage and collect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Illicium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fruits/seedpods)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Illicium griffithii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including the encouragement of age-old traditional rights</w:t>
      </w:r>
    </w:p>
    <w:sdt>
      <w:sdtPr>
        <w:id w:val="589167687"/>
        <w:tag w:val="goog_rdk_3"/>
      </w:sdtPr>
      <w:sdtContent>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ns w:author="Kezang Wangmo" w:id="1" w:date="2025-08-12T12:30:00Z"/>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stimulate the income generation of the local communities through the sale of NWFP products</w:t>
          </w:r>
          <w:sdt>
            <w:sdtPr>
              <w:id w:val="-249840938"/>
              <w:tag w:val="goog_rdk_2"/>
            </w:sdtPr>
            <w:sdtContent>
              <w:ins w:author="Kezang Wangmo" w:id="1" w:date="2025-08-12T12:30:00Z">
                <w:r w:rsidDel="00000000" w:rsidR="00000000" w:rsidRPr="00000000">
                  <w:rPr>
                    <w:rtl w:val="0"/>
                  </w:rPr>
                </w:r>
              </w:ins>
            </w:sdtContent>
          </w:sdt>
        </w:p>
      </w:sdtContent>
    </w:sdt>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provide job opportunities to the local communities</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provide a sense of ownership</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main tasks of the NWFP Management Group will be the sustainable collection of seed pods/fruit at the right time and monitoring the NWFP area from illegal activities. The communities still hope that the management of star anise would bring some additional cash income for their socio-economic development with the establishment of the Aja Community-Based Ecotourism Management Group.</w:t>
      </w:r>
    </w:p>
    <w:p w:rsidR="00000000" w:rsidDel="00000000" w:rsidP="00000000" w:rsidRDefault="00000000" w:rsidRPr="00000000" w14:paraId="00000061">
      <w:pPr>
        <w:pStyle w:val="Heading1"/>
        <w:rPr/>
      </w:pPr>
      <w:bookmarkStart w:colFirst="0" w:colLast="0" w:name="_heading=h.mha16joocku1" w:id="8"/>
      <w:bookmarkEnd w:id="8"/>
      <w:r w:rsidDel="00000000" w:rsidR="00000000" w:rsidRPr="00000000">
        <w:rPr>
          <w:rtl w:val="0"/>
        </w:rPr>
        <w:t xml:space="preserve">3. Description of NWFP</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Illicium griffithii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an evergreen medium-sized tree that grows at an elevation from 1800 to 2800 masl. The tree can reach up to 30m in height. The flowering takes place from January to April, while fruiting begins from the end of April. Trees of at least three to four years old with a diameter of 2-3cm can start to bear fruit. The star-shaped fruits start maturing from September onwards. In general, it bears fruit once a year in alternating cycles of one good productive year followed by a year of poor production. However, hailstorms during the flowering season have a very detrimental effect and can upset the entire production cycle.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I.griffithii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grows well in a loamy soil, in evergreen oak forests, and is a light-demanding species.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 griffithii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trees respond well to a coppicing system, and production of coppiced trees is higher.</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578350" cy="4967509"/>
            <wp:effectExtent b="0" l="0" r="0" t="0"/>
            <wp:docPr descr="A map of a cultural site&#10;&#10;AI-generated content may be incorrect." id="2057916121" name="image5.jpg"/>
            <a:graphic>
              <a:graphicData uri="http://schemas.openxmlformats.org/drawingml/2006/picture">
                <pic:pic>
                  <pic:nvPicPr>
                    <pic:cNvPr descr="A map of a cultural site&#10;&#10;AI-generated content may be incorrect." id="0" name="image5.jpg"/>
                    <pic:cNvPicPr preferRelativeResize="0"/>
                  </pic:nvPicPr>
                  <pic:blipFill>
                    <a:blip r:embed="rId15"/>
                    <a:srcRect b="0" l="0" r="0" t="0"/>
                    <a:stretch>
                      <a:fillRect/>
                    </a:stretch>
                  </pic:blipFill>
                  <pic:spPr>
                    <a:xfrm>
                      <a:off x="0" y="0"/>
                      <a:ext cx="4578350" cy="4967509"/>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Figure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Map of the Aja NWFP group</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Area boundaries by indicating well-known existing features (house, road, trails, chortens, streams, ridges, etc.) </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Harvesting areas by local names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Estimated size of the harvesting areas: 302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hectares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Estimated quantity of NWFP that can be collected per harvesting area: 150 kgs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Walking distance to the harvesting areas: 1-day walk</w:t>
      </w:r>
      <w:r w:rsidDel="00000000" w:rsidR="00000000" w:rsidRPr="00000000">
        <w:rPr>
          <w:rtl w:val="0"/>
        </w:rPr>
      </w:r>
    </w:p>
    <w:p w:rsidR="00000000" w:rsidDel="00000000" w:rsidP="00000000" w:rsidRDefault="00000000" w:rsidRPr="00000000" w14:paraId="0000006B">
      <w:pPr>
        <w:pStyle w:val="Heading1"/>
        <w:rPr/>
      </w:pPr>
      <w:bookmarkStart w:colFirst="0" w:colLast="0" w:name="_heading=h.lko8ucw2316h" w:id="9"/>
      <w:bookmarkEnd w:id="9"/>
      <w:r w:rsidDel="00000000" w:rsidR="00000000" w:rsidRPr="00000000">
        <w:rPr>
          <w:rtl w:val="0"/>
        </w:rPr>
        <w:t xml:space="preserve">3.1 Conservation Status of Illicium griffithii</w:t>
      </w:r>
    </w:p>
    <w:p w:rsidR="00000000" w:rsidDel="00000000" w:rsidP="00000000" w:rsidRDefault="00000000" w:rsidRPr="00000000" w14:paraId="000000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IUCN Red Lists: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Endangered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w:t>
      </w:r>
    </w:p>
    <w:p w:rsidR="00000000" w:rsidDel="00000000" w:rsidP="00000000" w:rsidRDefault="00000000" w:rsidRPr="00000000" w14:paraId="000000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FNCA 2023: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Schedule III</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Threatened medicinal plant native to the Eastern Himalayas</w:t>
      </w:r>
    </w:p>
    <w:p w:rsidR="00000000" w:rsidDel="00000000" w:rsidP="00000000" w:rsidRDefault="00000000" w:rsidRPr="00000000" w14:paraId="0000006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Table 1. Brief description of NWFPs for commercial harvesting in each season</w:t>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7"/>
        <w:gridCol w:w="2131"/>
        <w:gridCol w:w="1216"/>
        <w:gridCol w:w="1513"/>
        <w:gridCol w:w="1674"/>
        <w:gridCol w:w="2025"/>
        <w:tblGridChange w:id="0">
          <w:tblGrid>
            <w:gridCol w:w="1017"/>
            <w:gridCol w:w="2131"/>
            <w:gridCol w:w="1216"/>
            <w:gridCol w:w="1513"/>
            <w:gridCol w:w="1674"/>
            <w:gridCol w:w="2025"/>
          </w:tblGrid>
        </w:tblGridChange>
      </w:tblGrid>
      <w:tr>
        <w:trPr>
          <w:cantSplit w:val="1"/>
          <w:trHeight w:val="701" w:hRule="atLeast"/>
          <w:tblHeader w:val="0"/>
        </w:trPr>
        <w:tc>
          <w:tcPr>
            <w:vAlign w:val="center"/>
          </w:tcPr>
          <w:p w:rsidR="00000000" w:rsidDel="00000000" w:rsidP="00000000" w:rsidRDefault="00000000" w:rsidRPr="00000000" w14:paraId="00000070">
            <w:pPr>
              <w:rPr>
                <w:rFonts w:ascii="Times New Roman" w:cs="Times New Roman" w:eastAsia="Times New Roman" w:hAnsi="Times New Roman"/>
                <w:b w:val="1"/>
                <w:sz w:val="24"/>
                <w:szCs w:val="24"/>
              </w:rPr>
            </w:pPr>
            <w:bookmarkStart w:colFirst="0" w:colLast="0" w:name="_heading=h.w3s2slgphhii" w:id="10"/>
            <w:bookmarkEnd w:id="10"/>
            <w:r w:rsidDel="00000000" w:rsidR="00000000" w:rsidRPr="00000000">
              <w:rPr>
                <w:rFonts w:ascii="Times New Roman" w:cs="Times New Roman" w:eastAsia="Times New Roman" w:hAnsi="Times New Roman"/>
                <w:b w:val="1"/>
                <w:sz w:val="24"/>
                <w:szCs w:val="24"/>
                <w:rtl w:val="0"/>
              </w:rPr>
              <w:t xml:space="preserve">NWFP Name</w:t>
            </w:r>
          </w:p>
        </w:tc>
        <w:tc>
          <w:tcPr>
            <w:vAlign w:val="center"/>
          </w:tcPr>
          <w:p w:rsidR="00000000" w:rsidDel="00000000" w:rsidP="00000000" w:rsidRDefault="00000000" w:rsidRPr="00000000" w14:paraId="0000007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Harvesting area(s)</w:t>
            </w:r>
          </w:p>
          <w:p w:rsidR="00000000" w:rsidDel="00000000" w:rsidP="00000000" w:rsidRDefault="00000000" w:rsidRPr="00000000" w14:paraId="00000072">
            <w:pPr>
              <w:rPr/>
            </w:pPr>
            <w:bookmarkStart w:colFirst="0" w:colLast="0" w:name="_heading=h.zcauda9n4teh" w:id="11"/>
            <w:bookmarkEnd w:id="11"/>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tl w:val="0"/>
              </w:rPr>
            </w:r>
          </w:p>
        </w:tc>
        <w:tc>
          <w:tcPr>
            <w:vAlign w:val="center"/>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Parts harvested</w:t>
            </w:r>
            <w:r w:rsidDel="00000000" w:rsidR="00000000" w:rsidRPr="00000000">
              <w:rPr>
                <w:rtl w:val="0"/>
              </w:rPr>
            </w:r>
          </w:p>
        </w:tc>
        <w:tc>
          <w:tcPr>
            <w:vAlign w:val="center"/>
          </w:tcPr>
          <w:p w:rsidR="00000000" w:rsidDel="00000000" w:rsidP="00000000" w:rsidRDefault="00000000" w:rsidRPr="00000000" w14:paraId="0000007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purpose (traditional &amp; others)</w:t>
            </w:r>
          </w:p>
        </w:tc>
        <w:tc>
          <w:tcPr>
            <w:vAlign w:val="center"/>
          </w:tcPr>
          <w:p w:rsidR="00000000" w:rsidDel="00000000" w:rsidP="00000000" w:rsidRDefault="00000000" w:rsidRPr="00000000" w14:paraId="0000007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Harvesting season (months)</w:t>
            </w:r>
          </w:p>
        </w:tc>
        <w:tc>
          <w:tcPr>
            <w:vAlign w:val="center"/>
          </w:tcPr>
          <w:p w:rsidR="00000000" w:rsidDel="00000000" w:rsidP="00000000" w:rsidRDefault="00000000" w:rsidRPr="00000000" w14:paraId="0000007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Estimated quantity for harvest in a season/ year</w:t>
            </w:r>
          </w:p>
        </w:tc>
      </w:tr>
      <w:tr>
        <w:trPr>
          <w:cantSplit w:val="0"/>
          <w:tblHeader w:val="0"/>
        </w:trPr>
        <w:tc>
          <w:tcPr>
            <w:vMerge w:val="restart"/>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Illicium griffithii</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 anise </w:t>
            </w:r>
          </w:p>
        </w:tc>
        <w:tc>
          <w:tcPr/>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Bakthroe, Duthrue</w:t>
            </w:r>
          </w:p>
        </w:tc>
        <w:tc>
          <w:tcPr>
            <w:vMerge w:val="restart"/>
          </w:tcPr>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Seed Pods/ fruits</w:t>
            </w:r>
          </w:p>
        </w:tc>
        <w:tc>
          <w:tcPr>
            <w:vMerge w:val="restart"/>
          </w:tcPr>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Medicine, Incense, flavoring tea, etc.</w:t>
            </w:r>
          </w:p>
        </w:tc>
        <w:tc>
          <w:tcPr>
            <w:vMerge w:val="restart"/>
          </w:tcPr>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sz w:val="24"/>
                <w:szCs w:val="24"/>
                <w:vertAlign w:val="superscript"/>
                <w:rtl w:val="0"/>
              </w:rPr>
              <w:t xml:space="preserve">th </w:t>
            </w:r>
            <w:r w:rsidDel="00000000" w:rsidR="00000000" w:rsidRPr="00000000">
              <w:rPr>
                <w:rFonts w:ascii="Times New Roman" w:cs="Times New Roman" w:eastAsia="Times New Roman" w:hAnsi="Times New Roman"/>
                <w:sz w:val="24"/>
                <w:szCs w:val="24"/>
                <w:rtl w:val="0"/>
              </w:rPr>
              <w:t xml:space="preserve">to 10</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month of the Bhutanese calendar (October – December)</w:t>
            </w:r>
          </w:p>
        </w:tc>
        <w:tc>
          <w:tcPr>
            <w:vMerge w:val="restart"/>
          </w:tcPr>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 kgs annually for commercial marketing</w:t>
            </w:r>
          </w:p>
        </w:tc>
      </w:tr>
      <w:tr>
        <w:trPr>
          <w:cantSplit w:val="0"/>
          <w:tblHeader w:val="0"/>
        </w:trPr>
        <w:tc>
          <w:tcPr>
            <w:vMerge w:val="continue"/>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Langchengang</w:t>
            </w:r>
          </w:p>
        </w:tc>
        <w:tc>
          <w:tcPr>
            <w:vMerge w:val="continue"/>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Dungjur, Menchu</w:t>
            </w:r>
          </w:p>
        </w:tc>
        <w:tc>
          <w:tcPr>
            <w:vMerge w:val="continue"/>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Pemayangdzong</w:t>
            </w:r>
          </w:p>
        </w:tc>
        <w:tc>
          <w:tcPr>
            <w:vMerge w:val="continue"/>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Sherizampa Ko</w:t>
            </w:r>
          </w:p>
        </w:tc>
        <w:tc>
          <w:tcPr>
            <w:vMerge w:val="continue"/>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Dawathang</w:t>
            </w:r>
          </w:p>
        </w:tc>
        <w:tc>
          <w:tcPr>
            <w:vMerge w:val="continue"/>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Nimathang</w:t>
            </w:r>
          </w:p>
        </w:tc>
        <w:tc>
          <w:tcPr>
            <w:vMerge w:val="continue"/>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Zangpokpa</w:t>
            </w:r>
          </w:p>
        </w:tc>
        <w:tc>
          <w:tcPr>
            <w:vMerge w:val="continue"/>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Zhabjaythang</w:t>
            </w:r>
          </w:p>
        </w:tc>
        <w:tc>
          <w:tcPr>
            <w:vMerge w:val="continue"/>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Phamrong, Tshaney</w:t>
            </w:r>
          </w:p>
        </w:tc>
        <w:tc>
          <w:tcPr>
            <w:vMerge w:val="continue"/>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Awachu Jug</w:t>
            </w:r>
          </w:p>
        </w:tc>
        <w:tc>
          <w:tcPr>
            <w:vMerge w:val="continue"/>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Draangney</w:t>
            </w:r>
          </w:p>
        </w:tc>
        <w:tc>
          <w:tcPr>
            <w:vMerge w:val="continue"/>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Samtenling</w:t>
            </w:r>
          </w:p>
        </w:tc>
        <w:tc>
          <w:tcPr>
            <w:vMerge w:val="continue"/>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DB">
      <w:pPr>
        <w:pStyle w:val="Heading1"/>
        <w:rPr/>
      </w:pPr>
      <w:bookmarkStart w:colFirst="0" w:colLast="0" w:name="_heading=h.bhh6eotbsr7h" w:id="12"/>
      <w:bookmarkEnd w:id="12"/>
      <w:r w:rsidDel="00000000" w:rsidR="00000000" w:rsidRPr="00000000">
        <w:rPr>
          <w:rtl w:val="0"/>
        </w:rPr>
      </w:r>
    </w:p>
    <w:p w:rsidR="00000000" w:rsidDel="00000000" w:rsidP="00000000" w:rsidRDefault="00000000" w:rsidRPr="00000000" w14:paraId="000000DC">
      <w:pPr>
        <w:pStyle w:val="Heading1"/>
        <w:rPr/>
      </w:pPr>
      <w:bookmarkStart w:colFirst="0" w:colLast="0" w:name="_heading=h.hl53tzkaiw5s" w:id="13"/>
      <w:bookmarkEnd w:id="13"/>
      <w:r w:rsidDel="00000000" w:rsidR="00000000" w:rsidRPr="00000000">
        <w:rPr>
          <w:rtl w:val="0"/>
        </w:rPr>
        <w:t xml:space="preserve">4. Harvesting prescriptions for sustainable NWFP harvesting</w:t>
      </w:r>
    </w:p>
    <w:p w:rsidR="00000000" w:rsidDel="00000000" w:rsidP="00000000" w:rsidRDefault="00000000" w:rsidRPr="00000000" w14:paraId="000000D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forming the NWFP management group for star anise is to manage and collect Illicium fruits/seed pods on a sustainable basis, following the guidelines outlined in 'Guidelines for Resource Assessment and Management of </w:t>
      </w:r>
      <w:r w:rsidDel="00000000" w:rsidR="00000000" w:rsidRPr="00000000">
        <w:rPr>
          <w:rFonts w:ascii="Times New Roman" w:cs="Times New Roman" w:eastAsia="Times New Roman" w:hAnsi="Times New Roman"/>
          <w:i w:val="1"/>
          <w:sz w:val="24"/>
          <w:szCs w:val="24"/>
          <w:rtl w:val="0"/>
        </w:rPr>
        <w:t xml:space="preserve">I.griffithii</w:t>
      </w:r>
      <w:r w:rsidDel="00000000" w:rsidR="00000000" w:rsidRPr="00000000">
        <w:rPr>
          <w:rFonts w:ascii="Times New Roman" w:cs="Times New Roman" w:eastAsia="Times New Roman" w:hAnsi="Times New Roman"/>
          <w:sz w:val="24"/>
          <w:szCs w:val="24"/>
          <w:rtl w:val="0"/>
        </w:rPr>
        <w:t xml:space="preserve"> June 2008.</w:t>
      </w:r>
    </w:p>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Table 2.Harvesting prescriptions for sustainable NWFP harvesting</w:t>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5"/>
        <w:gridCol w:w="7891"/>
        <w:tblGridChange w:id="0">
          <w:tblGrid>
            <w:gridCol w:w="1685"/>
            <w:gridCol w:w="7891"/>
          </w:tblGrid>
        </w:tblGridChange>
      </w:tblGrid>
      <w:tr>
        <w:trPr>
          <w:cantSplit w:val="0"/>
          <w:tblHeader w:val="0"/>
        </w:trPr>
        <w:tc>
          <w:tcPr>
            <w:shd w:fill="f3f3f3" w:val="clear"/>
          </w:tcPr>
          <w:p w:rsidR="00000000" w:rsidDel="00000000" w:rsidP="00000000" w:rsidRDefault="00000000" w:rsidRPr="00000000" w14:paraId="000000DF">
            <w:pPr>
              <w:spacing w:after="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NWFP species</w:t>
            </w:r>
          </w:p>
        </w:tc>
        <w:tc>
          <w:tcPr>
            <w:shd w:fill="f3f3f3" w:val="clear"/>
          </w:tcPr>
          <w:p w:rsidR="00000000" w:rsidDel="00000000" w:rsidP="00000000" w:rsidRDefault="00000000" w:rsidRPr="00000000" w14:paraId="000000E0">
            <w:pPr>
              <w:spacing w:after="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Harvesting prescriptions for sustainable harvesting</w:t>
            </w:r>
          </w:p>
        </w:tc>
      </w:tr>
      <w:tr>
        <w:trPr>
          <w:cantSplit w:val="0"/>
          <w:tblHeader w:val="0"/>
        </w:trPr>
        <w:tc>
          <w:tcPr>
            <w:vAlign w:val="center"/>
          </w:tcPr>
          <w:p w:rsidR="00000000" w:rsidDel="00000000" w:rsidP="00000000" w:rsidRDefault="00000000" w:rsidRPr="00000000" w14:paraId="000000E1">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Illicium griffithii </w:t>
            </w:r>
          </w:p>
          <w:p w:rsidR="00000000" w:rsidDel="00000000" w:rsidP="00000000" w:rsidRDefault="00000000" w:rsidRPr="00000000" w14:paraId="000000E2">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(Sengpasay)</w:t>
            </w: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Seed pods shall be collected from the forest floor by hand-picking</w:t>
            </w:r>
          </w:p>
          <w:p w:rsidR="00000000" w:rsidDel="00000000" w:rsidP="00000000" w:rsidRDefault="00000000" w:rsidRPr="00000000" w14:paraId="000000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Harvesting will be done when the seeds are mature</w:t>
            </w:r>
          </w:p>
          <w:p w:rsidR="00000000" w:rsidDel="00000000" w:rsidP="00000000" w:rsidRDefault="00000000" w:rsidRPr="00000000" w14:paraId="000000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trees should not be felled for seed pod collection</w:t>
            </w:r>
          </w:p>
          <w:p w:rsidR="00000000" w:rsidDel="00000000" w:rsidP="00000000" w:rsidRDefault="00000000" w:rsidRPr="00000000" w14:paraId="000000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seed pods should be collected from the forest floor before they turn blackish, as it is said to be of inferior quality</w:t>
            </w:r>
          </w:p>
          <w:p w:rsidR="00000000" w:rsidDel="00000000" w:rsidP="00000000" w:rsidRDefault="00000000" w:rsidRPr="00000000" w14:paraId="000000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seed pods can be collected from the forest floor, as many seeds are dispersed when the seed pods are still on the tree, which cannot interfere with the natural regeneration of the species</w:t>
            </w:r>
          </w:p>
          <w:p w:rsidR="00000000" w:rsidDel="00000000" w:rsidP="00000000" w:rsidRDefault="00000000" w:rsidRPr="00000000" w14:paraId="000000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36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ecological reasons, it is recommended to collect seed pods at the end of October to December, when the seed pods have released all their seeds, if it is to be plucked directly from the branches</w:t>
            </w:r>
          </w:p>
        </w:tc>
      </w:tr>
    </w:tbl>
    <w:p w:rsidR="00000000" w:rsidDel="00000000" w:rsidP="00000000" w:rsidRDefault="00000000" w:rsidRPr="00000000" w14:paraId="000000E9">
      <w:pPr>
        <w:pStyle w:val="Heading1"/>
        <w:rPr/>
      </w:pPr>
      <w:bookmarkStart w:colFirst="0" w:colLast="0" w:name="_heading=h.jtkrsqfzf0g0" w:id="14"/>
      <w:bookmarkEnd w:id="14"/>
      <w:r w:rsidDel="00000000" w:rsidR="00000000" w:rsidRPr="00000000">
        <w:rPr>
          <w:rtl w:val="0"/>
        </w:rPr>
        <w:t xml:space="preserve">5. Marketing and sales plan</w:t>
      </w:r>
    </w:p>
    <w:p w:rsidR="00000000" w:rsidDel="00000000" w:rsidP="00000000" w:rsidRDefault="00000000" w:rsidRPr="00000000" w14:paraId="000000E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marketing and sale of star anise will be organized in groups by the committee members of the NWFP group in collaboration with DoFPS and NWFP dealers. The committee members of Star Anise Management Group shall explore the potential market within Bhutan. The seed pods shall be weighed before drying and as well as after drying. The dried seed pods shall be handed over to the committee members for marketing and sale. To share resources and income equally among the group members, it is decided to work in a group, which also enables them to generate more income for the community development fund. As experienced in the past, they found that this system of marketing will provide transparency and trust among the group members.</w:t>
      </w:r>
    </w:p>
    <w:p w:rsidR="00000000" w:rsidDel="00000000" w:rsidP="00000000" w:rsidRDefault="00000000" w:rsidRPr="00000000" w14:paraId="000000E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Table 3. Marketing and sales plan of the group</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9"/>
        <w:gridCol w:w="2250"/>
        <w:gridCol w:w="2430"/>
        <w:gridCol w:w="1710"/>
        <w:gridCol w:w="1277"/>
        <w:tblGridChange w:id="0">
          <w:tblGrid>
            <w:gridCol w:w="1909"/>
            <w:gridCol w:w="2250"/>
            <w:gridCol w:w="2430"/>
            <w:gridCol w:w="1710"/>
            <w:gridCol w:w="1277"/>
          </w:tblGrid>
        </w:tblGridChange>
      </w:tblGrid>
      <w:tr>
        <w:trPr>
          <w:cantSplit w:val="0"/>
          <w:tblHeader w:val="0"/>
        </w:trPr>
        <w:tc>
          <w:tcPr>
            <w:shd w:fill="f3f3f3" w:val="clear"/>
            <w:vAlign w:val="center"/>
          </w:tcPr>
          <w:p w:rsidR="00000000" w:rsidDel="00000000" w:rsidP="00000000" w:rsidRDefault="00000000" w:rsidRPr="00000000" w14:paraId="000000ED">
            <w:pPr>
              <w:spacing w:after="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NWFP</w:t>
            </w:r>
          </w:p>
        </w:tc>
        <w:tc>
          <w:tcPr>
            <w:shd w:fill="f3f3f3" w:val="clear"/>
            <w:vAlign w:val="center"/>
          </w:tcPr>
          <w:p w:rsidR="00000000" w:rsidDel="00000000" w:rsidP="00000000" w:rsidRDefault="00000000" w:rsidRPr="00000000" w14:paraId="000000EE">
            <w:pPr>
              <w:spacing w:after="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Potential market</w:t>
            </w:r>
          </w:p>
        </w:tc>
        <w:tc>
          <w:tcPr>
            <w:shd w:fill="f3f3f3" w:val="clear"/>
            <w:vAlign w:val="center"/>
          </w:tcPr>
          <w:p w:rsidR="00000000" w:rsidDel="00000000" w:rsidP="00000000" w:rsidRDefault="00000000" w:rsidRPr="00000000" w14:paraId="000000EF">
            <w:pPr>
              <w:spacing w:after="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Estimated quantity </w:t>
            </w:r>
          </w:p>
          <w:p w:rsidR="00000000" w:rsidDel="00000000" w:rsidP="00000000" w:rsidRDefault="00000000" w:rsidRPr="00000000" w14:paraId="000000F0">
            <w:pPr>
              <w:spacing w:after="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for sale/season (unit)</w:t>
            </w:r>
          </w:p>
        </w:tc>
        <w:tc>
          <w:tcPr>
            <w:shd w:fill="f3f3f3" w:val="clear"/>
            <w:vAlign w:val="center"/>
          </w:tcPr>
          <w:p w:rsidR="00000000" w:rsidDel="00000000" w:rsidP="00000000" w:rsidRDefault="00000000" w:rsidRPr="00000000" w14:paraId="000000F1">
            <w:pPr>
              <w:spacing w:after="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Expected price per unit</w:t>
            </w:r>
          </w:p>
        </w:tc>
        <w:tc>
          <w:tcPr>
            <w:shd w:fill="f3f3f3" w:val="clear"/>
            <w:vAlign w:val="center"/>
          </w:tcPr>
          <w:p w:rsidR="00000000" w:rsidDel="00000000" w:rsidP="00000000" w:rsidRDefault="00000000" w:rsidRPr="00000000" w14:paraId="000000F2">
            <w:pPr>
              <w:spacing w:after="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Total (Nu)</w:t>
            </w:r>
          </w:p>
        </w:tc>
      </w:tr>
      <w:tr>
        <w:trPr>
          <w:cantSplit w:val="0"/>
          <w:tblHeader w:val="0"/>
        </w:trPr>
        <w:tc>
          <w:tcPr>
            <w:vAlign w:val="center"/>
          </w:tcPr>
          <w:p w:rsidR="00000000" w:rsidDel="00000000" w:rsidP="00000000" w:rsidRDefault="00000000" w:rsidRPr="00000000" w14:paraId="000000F3">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Illicium griffithii  </w:t>
            </w:r>
          </w:p>
          <w:p w:rsidR="00000000" w:rsidDel="00000000" w:rsidP="00000000" w:rsidRDefault="00000000" w:rsidRPr="00000000" w14:paraId="000000F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(Sengpasay)</w:t>
            </w:r>
          </w:p>
        </w:tc>
        <w:tc>
          <w:tcPr/>
          <w:p w:rsidR="00000000" w:rsidDel="00000000" w:rsidP="00000000" w:rsidRDefault="00000000" w:rsidRPr="00000000" w14:paraId="000000F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Bhutan (NWFP dealers, NITM)</w:t>
            </w:r>
          </w:p>
        </w:tc>
        <w:tc>
          <w:tcPr/>
          <w:p w:rsidR="00000000" w:rsidDel="00000000" w:rsidP="00000000" w:rsidRDefault="00000000" w:rsidRPr="00000000" w14:paraId="000000F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 kg</w:t>
            </w:r>
          </w:p>
        </w:tc>
        <w:tc>
          <w:tcPr/>
          <w:p w:rsidR="00000000" w:rsidDel="00000000" w:rsidP="00000000" w:rsidRDefault="00000000" w:rsidRPr="00000000" w14:paraId="000000F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 200.00 per kg</w:t>
            </w:r>
          </w:p>
        </w:tc>
        <w:tc>
          <w:tcPr/>
          <w:p w:rsidR="00000000" w:rsidDel="00000000" w:rsidP="00000000" w:rsidRDefault="00000000" w:rsidRPr="00000000" w14:paraId="000000F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30000.00</w:t>
            </w:r>
          </w:p>
        </w:tc>
      </w:tr>
    </w:tbl>
    <w:p w:rsidR="00000000" w:rsidDel="00000000" w:rsidP="00000000" w:rsidRDefault="00000000" w:rsidRPr="00000000" w14:paraId="000000F9">
      <w:pPr>
        <w:pStyle w:val="Heading1"/>
        <w:rPr/>
      </w:pPr>
      <w:bookmarkStart w:colFirst="0" w:colLast="0" w:name="_heading=h.3asj0blel5g" w:id="15"/>
      <w:bookmarkEnd w:id="15"/>
      <w:r w:rsidDel="00000000" w:rsidR="00000000" w:rsidRPr="00000000">
        <w:rPr>
          <w:rtl w:val="0"/>
        </w:rPr>
      </w:r>
    </w:p>
    <w:p w:rsidR="00000000" w:rsidDel="00000000" w:rsidP="00000000" w:rsidRDefault="00000000" w:rsidRPr="00000000" w14:paraId="000000FA">
      <w:pPr>
        <w:pStyle w:val="Heading1"/>
        <w:rPr/>
      </w:pPr>
      <w:bookmarkStart w:colFirst="0" w:colLast="0" w:name="_heading=h.1k7alvqafi33" w:id="16"/>
      <w:bookmarkEnd w:id="16"/>
      <w:r w:rsidDel="00000000" w:rsidR="00000000" w:rsidRPr="00000000">
        <w:rPr>
          <w:rtl w:val="0"/>
        </w:rPr>
        <w:t xml:space="preserve">6. Marketing arrangement</w:t>
      </w:r>
    </w:p>
    <w:p w:rsidR="00000000" w:rsidDel="00000000" w:rsidP="00000000" w:rsidRDefault="00000000" w:rsidRPr="00000000" w14:paraId="000000FB">
      <w:pPr>
        <w:spacing w:after="0" w:line="240" w:lineRule="auto"/>
        <w:jc w:val="both"/>
        <w:rPr>
          <w:rFonts w:ascii="Times New Roman" w:cs="Times New Roman" w:eastAsia="Times New Roman" w:hAnsi="Times New Roman"/>
          <w:sz w:val="24"/>
          <w:szCs w:val="24"/>
        </w:rPr>
      </w:pPr>
      <w:bookmarkStart w:colFirst="0" w:colLast="0" w:name="_heading=h.ycfhb14t3jd7" w:id="17"/>
      <w:bookmarkEnd w:id="17"/>
      <w:r w:rsidDel="00000000" w:rsidR="00000000" w:rsidRPr="00000000">
        <w:rPr>
          <w:rFonts w:ascii="Times New Roman" w:cs="Times New Roman" w:eastAsia="Times New Roman" w:hAnsi="Times New Roman"/>
          <w:sz w:val="24"/>
          <w:szCs w:val="24"/>
          <w:rtl w:val="0"/>
        </w:rPr>
        <w:t xml:space="preserve">The committee members, led by the chairperson of the group, shall seek potential markets within the country, as the produce is typically exported by certified NWFP dealers. All the group members shall collect seed pods for </w:t>
      </w:r>
      <w:r w:rsidDel="00000000" w:rsidR="00000000" w:rsidRPr="00000000">
        <w:rPr>
          <w:rFonts w:ascii="Times New Roman" w:cs="Times New Roman" w:eastAsia="Times New Roman" w:hAnsi="Times New Roman"/>
          <w:color w:val="000000"/>
          <w:sz w:val="24"/>
          <w:szCs w:val="24"/>
          <w:rtl w:val="0"/>
        </w:rPr>
        <w:t xml:space="preserve">two times (seed pod harvesting and seed pod collection)</w:t>
      </w:r>
      <w:r w:rsidDel="00000000" w:rsidR="00000000" w:rsidRPr="00000000">
        <w:rPr>
          <w:rFonts w:ascii="Times New Roman" w:cs="Times New Roman" w:eastAsia="Times New Roman" w:hAnsi="Times New Roman"/>
          <w:sz w:val="24"/>
          <w:szCs w:val="24"/>
          <w:rtl w:val="0"/>
        </w:rPr>
        <w:t xml:space="preserve"> during the prescribed harvesting season based on the fruiting of star anise. The collected seed pods are then handed over to the committee members at Doleptang/Yarab road point for sale. Moreover, the NWFP group members should initiate and encourage the packaging of star anise in different quantities for sale within the Aja area for people visiting Aja Ney.</w:t>
      </w:r>
    </w:p>
    <w:p w:rsidR="00000000" w:rsidDel="00000000" w:rsidP="00000000" w:rsidRDefault="00000000" w:rsidRPr="00000000" w14:paraId="000000FC">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pStyle w:val="Heading1"/>
        <w:rPr/>
      </w:pPr>
      <w:bookmarkStart w:colFirst="0" w:colLast="0" w:name="_heading=h.qk6qovkyiot8" w:id="18"/>
      <w:bookmarkEnd w:id="18"/>
      <w:r w:rsidDel="00000000" w:rsidR="00000000" w:rsidRPr="00000000">
        <w:rPr>
          <w:rtl w:val="0"/>
        </w:rPr>
        <w:t xml:space="preserve">7. Benefit to the members </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star anise management group members shall have equal rights for collection, utilization, and easy access to resources for domestic purposes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amount received from the sale of 3 kg of seed pods from the dealers shall be paid to the individual collectors of the group members, and the rest of the amount shall be deposited into the community development fund (CDF)</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income generated from the sale of star anise and for the NWFP management group shall be deposited in the account of the community development fund</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group members shall benefit from lending the community fund without mortgage at 6% interest per annum for a maximum period of 1 year, not exceeding the amount of Nu. 10000.00 (Ngultrum Ten thousand) only</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group members shall utilize the community fund for common purposes and for the NWFP group in emergency need, benefiting all the group members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group members shall have equal benefit from the contribution of annual membership fees and the amount collected from fines and penalties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price benefit for the star anise collection may vary annually and shall be determined by the market force of the produce accordingly</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than the group members, shall be allowed to collect star anise from these areas either for commercial or domestic purposes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Table 4. Financial projection and benefits to the members from NWFP sales</w:t>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4755"/>
        <w:gridCol w:w="2237"/>
        <w:gridCol w:w="2074"/>
        <w:tblGridChange w:id="0">
          <w:tblGrid>
            <w:gridCol w:w="510"/>
            <w:gridCol w:w="4755"/>
            <w:gridCol w:w="2237"/>
            <w:gridCol w:w="2074"/>
          </w:tblGrid>
        </w:tblGridChange>
      </w:tblGrid>
      <w:tr>
        <w:trPr>
          <w:cantSplit w:val="0"/>
          <w:trHeight w:val="360" w:hRule="atLeast"/>
          <w:tblHeader w:val="0"/>
        </w:trPr>
        <w:tc>
          <w:tcPr>
            <w:vMerge w:val="restart"/>
          </w:tcPr>
          <w:p w:rsidR="00000000" w:rsidDel="00000000" w:rsidP="00000000" w:rsidRDefault="00000000" w:rsidRPr="00000000" w14:paraId="0000010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 No</w:t>
            </w:r>
          </w:p>
        </w:tc>
        <w:tc>
          <w:tcPr>
            <w:vMerge w:val="restart"/>
          </w:tcPr>
          <w:p w:rsidR="00000000" w:rsidDel="00000000" w:rsidP="00000000" w:rsidRDefault="00000000" w:rsidRPr="00000000" w14:paraId="0000010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Particulars</w:t>
            </w:r>
          </w:p>
          <w:p w:rsidR="00000000" w:rsidDel="00000000" w:rsidP="00000000" w:rsidRDefault="00000000" w:rsidRPr="00000000" w14:paraId="0000010B">
            <w:pPr>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0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Product (names)</w:t>
            </w:r>
          </w:p>
        </w:tc>
        <w:tc>
          <w:tcPr>
            <w:vMerge w:val="restart"/>
          </w:tcPr>
          <w:p w:rsidR="00000000" w:rsidDel="00000000" w:rsidP="00000000" w:rsidRDefault="00000000" w:rsidRPr="00000000" w14:paraId="0000010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Amount (Nu.)</w:t>
            </w:r>
          </w:p>
        </w:tc>
      </w:tr>
      <w:tr>
        <w:trPr>
          <w:cantSplit w:val="0"/>
          <w:trHeight w:val="465" w:hRule="atLeast"/>
          <w:tblHeader w:val="0"/>
        </w:trPr>
        <w:tc>
          <w:tcPr>
            <w:vMerge w:val="continue"/>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Merge w:val="continue"/>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1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 Anise</w:t>
            </w:r>
          </w:p>
          <w:p w:rsidR="00000000" w:rsidDel="00000000" w:rsidP="00000000" w:rsidRDefault="00000000" w:rsidRPr="00000000" w14:paraId="0000011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(Sengpasay)</w:t>
            </w:r>
          </w:p>
        </w:tc>
        <w:tc>
          <w:tcPr>
            <w:vMerge w:val="continue"/>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11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11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Revenues</w:t>
            </w:r>
          </w:p>
        </w:tc>
        <w:tc>
          <w:tcPr/>
          <w:p w:rsidR="00000000" w:rsidDel="00000000" w:rsidP="00000000" w:rsidRDefault="00000000" w:rsidRPr="00000000" w14:paraId="00000115">
            <w:pPr>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16">
            <w:pPr>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1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quantity (unit)</w:t>
            </w:r>
          </w:p>
        </w:tc>
        <w:tc>
          <w:tcPr/>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 kgs</w:t>
            </w:r>
          </w:p>
        </w:tc>
        <w:tc>
          <w:tcPr/>
          <w:p w:rsidR="00000000" w:rsidDel="00000000" w:rsidP="00000000" w:rsidRDefault="00000000" w:rsidRPr="00000000" w14:paraId="0000011A">
            <w:pPr>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377" w:hRule="atLeast"/>
          <w:tblHeader w:val="0"/>
        </w:trPr>
        <w:tc>
          <w:tcPr/>
          <w:p w:rsidR="00000000" w:rsidDel="00000000" w:rsidP="00000000" w:rsidRDefault="00000000" w:rsidRPr="00000000" w14:paraId="000001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price (Nu per unit)</w:t>
            </w:r>
          </w:p>
        </w:tc>
        <w:tc>
          <w:tcPr/>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kg</w:t>
            </w:r>
          </w:p>
        </w:tc>
        <w:tc>
          <w:tcPr/>
          <w:p w:rsidR="00000000" w:rsidDel="00000000" w:rsidP="00000000" w:rsidRDefault="00000000" w:rsidRPr="00000000" w14:paraId="0000011E">
            <w:pPr>
              <w:tabs>
                <w:tab w:val="right" w:leader="none" w:pos="1857"/>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w:t>
            </w:r>
          </w:p>
        </w:tc>
      </w:tr>
      <w:tr>
        <w:trPr>
          <w:cantSplit w:val="0"/>
          <w:trHeight w:val="465" w:hRule="atLeast"/>
          <w:tblHeader w:val="0"/>
        </w:trPr>
        <w:tc>
          <w:tcPr/>
          <w:p w:rsidR="00000000" w:rsidDel="00000000" w:rsidP="00000000" w:rsidRDefault="00000000" w:rsidRPr="00000000" w14:paraId="000001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12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revenues from forest product sales (a*b)</w:t>
            </w:r>
          </w:p>
        </w:tc>
        <w:tc>
          <w:tcPr/>
          <w:p w:rsidR="00000000" w:rsidDel="00000000" w:rsidP="00000000" w:rsidRDefault="00000000" w:rsidRPr="00000000" w14:paraId="00000121">
            <w:pPr>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2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 22500.00</w:t>
            </w:r>
          </w:p>
        </w:tc>
      </w:tr>
      <w:tr>
        <w:trPr>
          <w:cantSplit w:val="0"/>
          <w:trHeight w:val="332" w:hRule="atLeast"/>
          <w:tblHeader w:val="0"/>
        </w:trPr>
        <w:tc>
          <w:tcPr/>
          <w:p w:rsidR="00000000" w:rsidDel="00000000" w:rsidP="00000000" w:rsidRDefault="00000000" w:rsidRPr="00000000" w14:paraId="0000012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p w:rsidR="00000000" w:rsidDel="00000000" w:rsidP="00000000" w:rsidRDefault="00000000" w:rsidRPr="00000000" w14:paraId="0000012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revenues</w:t>
            </w:r>
          </w:p>
        </w:tc>
        <w:tc>
          <w:tcPr/>
          <w:p w:rsidR="00000000" w:rsidDel="00000000" w:rsidP="00000000" w:rsidRDefault="00000000" w:rsidRPr="00000000" w14:paraId="00000125">
            <w:pPr>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2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 22500.00</w:t>
            </w:r>
          </w:p>
        </w:tc>
      </w:tr>
      <w:tr>
        <w:trPr>
          <w:cantSplit w:val="0"/>
          <w:trHeight w:val="305" w:hRule="atLeast"/>
          <w:tblHeader w:val="0"/>
        </w:trPr>
        <w:tc>
          <w:tcPr/>
          <w:p w:rsidR="00000000" w:rsidDel="00000000" w:rsidP="00000000" w:rsidRDefault="00000000" w:rsidRPr="00000000" w14:paraId="0000012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12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Expenses</w:t>
            </w:r>
          </w:p>
        </w:tc>
        <w:tc>
          <w:tcPr/>
          <w:p w:rsidR="00000000" w:rsidDel="00000000" w:rsidP="00000000" w:rsidRDefault="00000000" w:rsidRPr="00000000" w14:paraId="00000129">
            <w:pPr>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2A">
            <w:pPr>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368" w:hRule="atLeast"/>
          <w:tblHeader w:val="0"/>
        </w:trPr>
        <w:tc>
          <w:tcPr/>
          <w:p w:rsidR="00000000" w:rsidDel="00000000" w:rsidP="00000000" w:rsidRDefault="00000000" w:rsidRPr="00000000" w14:paraId="000001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Packaging materials</w:t>
            </w:r>
          </w:p>
        </w:tc>
        <w:tc>
          <w:tcPr/>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 (kg)</w:t>
            </w:r>
          </w:p>
        </w:tc>
        <w:tc>
          <w:tcPr/>
          <w:p w:rsidR="00000000" w:rsidDel="00000000" w:rsidP="00000000" w:rsidRDefault="00000000" w:rsidRPr="00000000" w14:paraId="0000012E">
            <w:pPr>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1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Royalty (shall be borne by group) </w:t>
            </w:r>
          </w:p>
        </w:tc>
        <w:tc>
          <w:tcPr/>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 (kg) x Nu. 2.00</w:t>
            </w:r>
          </w:p>
        </w:tc>
        <w:tc>
          <w:tcPr/>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 300.00</w:t>
            </w:r>
          </w:p>
        </w:tc>
      </w:tr>
      <w:tr>
        <w:trPr>
          <w:cantSplit w:val="0"/>
          <w:trHeight w:val="530" w:hRule="atLeast"/>
          <w:tblHeader w:val="0"/>
        </w:trPr>
        <w:tc>
          <w:tcPr/>
          <w:p w:rsidR="00000000" w:rsidDel="00000000" w:rsidP="00000000" w:rsidRDefault="00000000" w:rsidRPr="00000000" w14:paraId="000001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 cost</w:t>
            </w:r>
          </w:p>
        </w:tc>
        <w:tc>
          <w:tcPr/>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6">
            <w:pPr>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1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Compensation fee to executive committee for marketing products</w:t>
            </w:r>
          </w:p>
        </w:tc>
        <w:tc>
          <w:tcPr/>
          <w:p w:rsidR="00000000" w:rsidDel="00000000" w:rsidP="00000000" w:rsidRDefault="00000000" w:rsidRPr="00000000" w14:paraId="000001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 kg x Nu. 25.00</w:t>
            </w:r>
          </w:p>
        </w:tc>
        <w:tc>
          <w:tcPr/>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 3750.00</w:t>
            </w:r>
          </w:p>
        </w:tc>
      </w:tr>
      <w:tr>
        <w:trPr>
          <w:cantSplit w:val="0"/>
          <w:trHeight w:val="465" w:hRule="atLeast"/>
          <w:tblHeader w:val="0"/>
        </w:trPr>
        <w:tc>
          <w:tcPr/>
          <w:p w:rsidR="00000000" w:rsidDel="00000000" w:rsidP="00000000" w:rsidRDefault="00000000" w:rsidRPr="00000000" w14:paraId="000001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 to the community development fund</w:t>
            </w:r>
          </w:p>
        </w:tc>
        <w:tc>
          <w:tcPr/>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 kg x Nu. 25.00</w:t>
            </w:r>
          </w:p>
        </w:tc>
        <w:tc>
          <w:tcPr/>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 3750.00</w:t>
            </w:r>
          </w:p>
        </w:tc>
      </w:tr>
      <w:tr>
        <w:trPr>
          <w:cantSplit w:val="0"/>
          <w:trHeight w:val="377" w:hRule="atLeast"/>
          <w:tblHeader w:val="0"/>
        </w:trPr>
        <w:tc>
          <w:tcPr/>
          <w:p w:rsidR="00000000" w:rsidDel="00000000" w:rsidP="00000000" w:rsidRDefault="00000000" w:rsidRPr="00000000" w14:paraId="000001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c>
          <w:tcPr/>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Incidental expenses</w:t>
            </w:r>
          </w:p>
        </w:tc>
        <w:tc>
          <w:tcPr/>
          <w:p w:rsidR="00000000" w:rsidDel="00000000" w:rsidP="00000000" w:rsidRDefault="00000000" w:rsidRPr="00000000" w14:paraId="00000141">
            <w:pPr>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42">
            <w:pPr>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548" w:hRule="atLeast"/>
          <w:tblHeader w:val="0"/>
        </w:trPr>
        <w:tc>
          <w:tcPr/>
          <w:p w:rsidR="00000000" w:rsidDel="00000000" w:rsidP="00000000" w:rsidRDefault="00000000" w:rsidRPr="00000000" w14:paraId="0000014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tc>
        <w:tc>
          <w:tcPr/>
          <w:p w:rsidR="00000000" w:rsidDel="00000000" w:rsidP="00000000" w:rsidRDefault="00000000" w:rsidRPr="00000000" w14:paraId="0000014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expenses</w:t>
            </w:r>
          </w:p>
        </w:tc>
        <w:tc>
          <w:tcPr/>
          <w:p w:rsidR="00000000" w:rsidDel="00000000" w:rsidP="00000000" w:rsidRDefault="00000000" w:rsidRPr="00000000" w14:paraId="00000145">
            <w:pPr>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4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 4050.00</w:t>
            </w:r>
          </w:p>
        </w:tc>
      </w:tr>
      <w:tr>
        <w:trPr>
          <w:cantSplit w:val="0"/>
          <w:trHeight w:val="710" w:hRule="atLeast"/>
          <w:tblHeader w:val="0"/>
        </w:trPr>
        <w:tc>
          <w:tcPr/>
          <w:p w:rsidR="00000000" w:rsidDel="00000000" w:rsidP="00000000" w:rsidRDefault="00000000" w:rsidRPr="00000000" w14:paraId="0000014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p w:rsidR="00000000" w:rsidDel="00000000" w:rsidP="00000000" w:rsidRDefault="00000000" w:rsidRPr="00000000" w14:paraId="0000014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benefit (net-income) of group members (total revenues total expenses B)</w:t>
            </w:r>
          </w:p>
        </w:tc>
        <w:tc>
          <w:tcPr/>
          <w:p w:rsidR="00000000" w:rsidDel="00000000" w:rsidP="00000000" w:rsidRDefault="00000000" w:rsidRPr="00000000" w14:paraId="0000014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 7500.00 – Nu. 4050.00</w:t>
            </w:r>
          </w:p>
        </w:tc>
        <w:tc>
          <w:tcPr/>
          <w:p w:rsidR="00000000" w:rsidDel="00000000" w:rsidP="00000000" w:rsidRDefault="00000000" w:rsidRPr="00000000" w14:paraId="0000014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 3450.00</w:t>
            </w:r>
          </w:p>
        </w:tc>
      </w:tr>
      <w:tr>
        <w:trPr>
          <w:cantSplit w:val="0"/>
          <w:trHeight w:val="620" w:hRule="atLeast"/>
          <w:tblHeader w:val="0"/>
        </w:trPr>
        <w:tc>
          <w:tcPr/>
          <w:p w:rsidR="00000000" w:rsidDel="00000000" w:rsidP="00000000" w:rsidRDefault="00000000" w:rsidRPr="00000000" w14:paraId="0000014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tc>
        <w:tc>
          <w:tcPr/>
          <w:p w:rsidR="00000000" w:rsidDel="00000000" w:rsidP="00000000" w:rsidRDefault="00000000" w:rsidRPr="00000000" w14:paraId="0000014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Average income to group members (C/no of group members)</w:t>
            </w:r>
          </w:p>
        </w:tc>
        <w:tc>
          <w:tcPr/>
          <w:p w:rsidR="00000000" w:rsidDel="00000000" w:rsidP="00000000" w:rsidRDefault="00000000" w:rsidRPr="00000000" w14:paraId="0000014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 3450.00/19</w:t>
            </w:r>
          </w:p>
        </w:tc>
        <w:tc>
          <w:tcPr/>
          <w:p w:rsidR="00000000" w:rsidDel="00000000" w:rsidP="00000000" w:rsidRDefault="00000000" w:rsidRPr="00000000" w14:paraId="0000014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 182.00</w:t>
            </w:r>
          </w:p>
        </w:tc>
      </w:tr>
      <w:tr>
        <w:trPr>
          <w:cantSplit w:val="0"/>
          <w:trHeight w:val="465" w:hRule="atLeast"/>
          <w:tblHeader w:val="0"/>
        </w:trPr>
        <w:tc>
          <w:tcPr/>
          <w:p w:rsidR="00000000" w:rsidDel="00000000" w:rsidP="00000000" w:rsidRDefault="00000000" w:rsidRPr="00000000" w14:paraId="0000014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w:t>
            </w:r>
          </w:p>
        </w:tc>
        <w:tc>
          <w:tcPr/>
          <w:p w:rsidR="00000000" w:rsidDel="00000000" w:rsidP="00000000" w:rsidRDefault="00000000" w:rsidRPr="00000000" w14:paraId="0000015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Price per unit paid to group members (C/1a)</w:t>
            </w:r>
          </w:p>
        </w:tc>
        <w:tc>
          <w:tcPr/>
          <w:p w:rsidR="00000000" w:rsidDel="00000000" w:rsidP="00000000" w:rsidRDefault="00000000" w:rsidRPr="00000000" w14:paraId="0000015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 3450/150</w:t>
            </w:r>
          </w:p>
        </w:tc>
        <w:tc>
          <w:tcPr/>
          <w:p w:rsidR="00000000" w:rsidDel="00000000" w:rsidP="00000000" w:rsidRDefault="00000000" w:rsidRPr="00000000" w14:paraId="0000015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 23.00</w:t>
            </w:r>
          </w:p>
        </w:tc>
      </w:tr>
    </w:tbl>
    <w:p w:rsidR="00000000" w:rsidDel="00000000" w:rsidP="00000000" w:rsidRDefault="00000000" w:rsidRPr="00000000" w14:paraId="00000153">
      <w:pPr>
        <w:pStyle w:val="Heading2"/>
        <w:spacing w:before="0" w:lineRule="auto"/>
        <w:jc w:val="both"/>
        <w:rPr>
          <w:rFonts w:ascii="Times New Roman" w:cs="Times New Roman" w:eastAsia="Times New Roman" w:hAnsi="Times New Roman"/>
          <w:b w:val="0"/>
          <w:color w:val="000000"/>
          <w:sz w:val="24"/>
          <w:szCs w:val="24"/>
        </w:rPr>
      </w:pPr>
      <w:r w:rsidDel="00000000" w:rsidR="00000000" w:rsidRPr="00000000">
        <w:rPr>
          <w:rtl w:val="0"/>
        </w:rPr>
      </w:r>
    </w:p>
    <w:p w:rsidR="00000000" w:rsidDel="00000000" w:rsidP="00000000" w:rsidRDefault="00000000" w:rsidRPr="00000000" w14:paraId="00000154">
      <w:pPr>
        <w:pStyle w:val="Heading1"/>
        <w:rPr/>
      </w:pPr>
      <w:bookmarkStart w:colFirst="0" w:colLast="0" w:name="_heading=h.roq0la5ts64u" w:id="19"/>
      <w:bookmarkEnd w:id="19"/>
      <w:r w:rsidDel="00000000" w:rsidR="00000000" w:rsidRPr="00000000">
        <w:rPr>
          <w:rtl w:val="0"/>
        </w:rPr>
        <w:t xml:space="preserve">8. Benefits to the group</w:t>
      </w:r>
    </w:p>
    <w:p w:rsidR="00000000" w:rsidDel="00000000" w:rsidP="00000000" w:rsidRDefault="00000000" w:rsidRPr="00000000" w14:paraId="0000015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Table 5. Financial projection of the benefits to the group, the community development fund</w:t>
      </w:r>
    </w:p>
    <w:tbl>
      <w:tblPr>
        <w:tblStyle w:val="Table5"/>
        <w:tblW w:w="96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7020"/>
        <w:gridCol w:w="1980"/>
        <w:tblGridChange w:id="0">
          <w:tblGrid>
            <w:gridCol w:w="648"/>
            <w:gridCol w:w="7020"/>
            <w:gridCol w:w="1980"/>
          </w:tblGrid>
        </w:tblGridChange>
      </w:tblGrid>
      <w:tr>
        <w:trPr>
          <w:cantSplit w:val="0"/>
          <w:tblHeader w:val="0"/>
        </w:trPr>
        <w:tc>
          <w:tcPr/>
          <w:p w:rsidR="00000000" w:rsidDel="00000000" w:rsidP="00000000" w:rsidRDefault="00000000" w:rsidRPr="00000000" w14:paraId="0000015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 No</w:t>
            </w:r>
          </w:p>
        </w:tc>
        <w:tc>
          <w:tcPr/>
          <w:p w:rsidR="00000000" w:rsidDel="00000000" w:rsidP="00000000" w:rsidRDefault="00000000" w:rsidRPr="00000000" w14:paraId="0000015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Revenues</w:t>
            </w:r>
          </w:p>
        </w:tc>
        <w:tc>
          <w:tcPr/>
          <w:p w:rsidR="00000000" w:rsidDel="00000000" w:rsidP="00000000" w:rsidRDefault="00000000" w:rsidRPr="00000000" w14:paraId="0000015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Amount (Nu)</w:t>
            </w:r>
          </w:p>
        </w:tc>
      </w:tr>
      <w:tr>
        <w:trPr>
          <w:cantSplit w:val="0"/>
          <w:tblHeader w:val="0"/>
        </w:trPr>
        <w:tc>
          <w:tcPr/>
          <w:p w:rsidR="00000000" w:rsidDel="00000000" w:rsidP="00000000" w:rsidRDefault="00000000" w:rsidRPr="00000000" w14:paraId="000001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Membership fees</w:t>
            </w:r>
          </w:p>
        </w:tc>
        <w:tc>
          <w:tcPr/>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 1900.00</w:t>
            </w:r>
          </w:p>
        </w:tc>
      </w:tr>
      <w:tr>
        <w:trPr>
          <w:cantSplit w:val="0"/>
          <w:tblHeader w:val="0"/>
        </w:trPr>
        <w:tc>
          <w:tcPr/>
          <w:p w:rsidR="00000000" w:rsidDel="00000000" w:rsidP="00000000" w:rsidRDefault="00000000" w:rsidRPr="00000000" w14:paraId="000001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 to the community development fund (CDF) from sales of the product 1</w:t>
            </w:r>
          </w:p>
        </w:tc>
        <w:tc>
          <w:tcPr/>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 3450.00</w:t>
            </w:r>
          </w:p>
        </w:tc>
      </w:tr>
      <w:tr>
        <w:trPr>
          <w:cantSplit w:val="0"/>
          <w:tblHeader w:val="0"/>
        </w:trPr>
        <w:tc>
          <w:tcPr/>
          <w:p w:rsidR="00000000" w:rsidDel="00000000" w:rsidP="00000000" w:rsidRDefault="00000000" w:rsidRPr="00000000" w14:paraId="000001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 to the CDF from sales of product 2</w:t>
            </w:r>
          </w:p>
        </w:tc>
        <w:tc>
          <w:tcPr/>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1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 to the CDF from sales of product 3</w:t>
            </w:r>
          </w:p>
        </w:tc>
        <w:tc>
          <w:tcPr/>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1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 to the CDF from the internal royalty (domestic purposes)</w:t>
            </w:r>
          </w:p>
        </w:tc>
        <w:tc>
          <w:tcPr/>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16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p w:rsidR="00000000" w:rsidDel="00000000" w:rsidP="00000000" w:rsidRDefault="00000000" w:rsidRPr="00000000" w14:paraId="0000016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revenues</w:t>
            </w:r>
          </w:p>
        </w:tc>
        <w:tc>
          <w:tcPr/>
          <w:p w:rsidR="00000000" w:rsidDel="00000000" w:rsidP="00000000" w:rsidRDefault="00000000" w:rsidRPr="00000000" w14:paraId="0000016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 5350.00</w:t>
            </w:r>
          </w:p>
        </w:tc>
      </w:tr>
      <w:tr>
        <w:trPr>
          <w:cantSplit w:val="0"/>
          <w:tblHeader w:val="0"/>
        </w:trPr>
        <w:tc>
          <w:tcPr/>
          <w:p w:rsidR="00000000" w:rsidDel="00000000" w:rsidP="00000000" w:rsidRDefault="00000000" w:rsidRPr="00000000" w14:paraId="0000016B">
            <w:pPr>
              <w:jc w:val="center"/>
              <w:rPr>
                <w:rFonts w:ascii="Times New Roman" w:cs="Times New Roman" w:eastAsia="Times New Roman" w:hAnsi="Times New Roman"/>
                <w:b w:val="1"/>
                <w:color w:val="ff0000"/>
                <w:sz w:val="24"/>
                <w:szCs w:val="24"/>
              </w:rPr>
            </w:pPr>
            <w:r w:rsidDel="00000000" w:rsidR="00000000" w:rsidRPr="00000000">
              <w:rPr>
                <w:rtl w:val="0"/>
              </w:rPr>
            </w:r>
          </w:p>
        </w:tc>
        <w:tc>
          <w:tcPr/>
          <w:p w:rsidR="00000000" w:rsidDel="00000000" w:rsidP="00000000" w:rsidRDefault="00000000" w:rsidRPr="00000000" w14:paraId="0000016C">
            <w:pP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Expenses (only include expenses that will be paid from the group funds)</w:t>
            </w:r>
          </w:p>
        </w:tc>
        <w:tc>
          <w:tcPr/>
          <w:p w:rsidR="00000000" w:rsidDel="00000000" w:rsidP="00000000" w:rsidRDefault="00000000" w:rsidRPr="00000000" w14:paraId="0000016D">
            <w:pP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Nu. 1800.00</w:t>
            </w:r>
          </w:p>
        </w:tc>
      </w:tr>
      <w:tr>
        <w:trPr>
          <w:cantSplit w:val="0"/>
          <w:tblHeader w:val="0"/>
        </w:trPr>
        <w:tc>
          <w:tcPr/>
          <w:p w:rsidR="00000000" w:rsidDel="00000000" w:rsidP="00000000" w:rsidRDefault="00000000" w:rsidRPr="00000000" w14:paraId="0000016E">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w:t>
            </w:r>
          </w:p>
        </w:tc>
        <w:tc>
          <w:tcPr/>
          <w:p w:rsidR="00000000" w:rsidDel="00000000" w:rsidP="00000000" w:rsidRDefault="00000000" w:rsidRPr="00000000" w14:paraId="0000016F">
            <w:pP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 Expenses</w:t>
            </w:r>
          </w:p>
        </w:tc>
        <w:tc>
          <w:tcPr/>
          <w:p w:rsidR="00000000" w:rsidDel="00000000" w:rsidP="00000000" w:rsidRDefault="00000000" w:rsidRPr="00000000" w14:paraId="00000170">
            <w:pP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Nu. 1800.00</w:t>
            </w:r>
          </w:p>
        </w:tc>
      </w:tr>
      <w:tr>
        <w:trPr>
          <w:cantSplit w:val="0"/>
          <w:tblHeader w:val="0"/>
        </w:trPr>
        <w:tc>
          <w:tcPr/>
          <w:p w:rsidR="00000000" w:rsidDel="00000000" w:rsidP="00000000" w:rsidRDefault="00000000" w:rsidRPr="00000000" w14:paraId="0000017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p w:rsidR="00000000" w:rsidDel="00000000" w:rsidP="00000000" w:rsidRDefault="00000000" w:rsidRPr="00000000" w14:paraId="0000017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Balance: Total revenues-total expenses</w:t>
            </w:r>
          </w:p>
        </w:tc>
        <w:tc>
          <w:tcPr/>
          <w:p w:rsidR="00000000" w:rsidDel="00000000" w:rsidP="00000000" w:rsidRDefault="00000000" w:rsidRPr="00000000" w14:paraId="0000017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 3550.00</w:t>
            </w:r>
          </w:p>
        </w:tc>
      </w:tr>
    </w:tbl>
    <w:p w:rsidR="00000000" w:rsidDel="00000000" w:rsidP="00000000" w:rsidRDefault="00000000" w:rsidRPr="00000000" w14:paraId="00000174">
      <w:pPr>
        <w:pStyle w:val="Heading1"/>
        <w:rPr/>
      </w:pPr>
      <w:bookmarkStart w:colFirst="0" w:colLast="0" w:name="_heading=h.m5t3j61jna0k" w:id="20"/>
      <w:bookmarkEnd w:id="20"/>
      <w:r w:rsidDel="00000000" w:rsidR="00000000" w:rsidRPr="00000000">
        <w:rPr>
          <w:rtl w:val="0"/>
        </w:rPr>
      </w:r>
    </w:p>
    <w:p w:rsidR="00000000" w:rsidDel="00000000" w:rsidP="00000000" w:rsidRDefault="00000000" w:rsidRPr="00000000" w14:paraId="00000175">
      <w:pPr>
        <w:pStyle w:val="Heading1"/>
        <w:rPr>
          <w:color w:val="000000"/>
        </w:rPr>
      </w:pPr>
      <w:bookmarkStart w:colFirst="0" w:colLast="0" w:name="_heading=h.5vviekujctbt" w:id="21"/>
      <w:bookmarkEnd w:id="21"/>
      <w:r w:rsidDel="00000000" w:rsidR="00000000" w:rsidRPr="00000000">
        <w:rPr>
          <w:rtl w:val="0"/>
        </w:rPr>
        <w:t xml:space="preserve">9. Resource assessment and results</w:t>
      </w:r>
      <w:r w:rsidDel="00000000" w:rsidR="00000000" w:rsidRPr="00000000">
        <w:rPr>
          <w:rtl w:val="0"/>
        </w:rPr>
      </w:r>
    </w:p>
    <w:p w:rsidR="00000000" w:rsidDel="00000000" w:rsidP="00000000" w:rsidRDefault="00000000" w:rsidRPr="00000000" w14:paraId="00000176">
      <w:pPr>
        <w:spacing w:line="240" w:lineRule="auto"/>
        <w:jc w:val="both"/>
        <w:rPr>
          <w:rFonts w:ascii="Times New Roman" w:cs="Times New Roman" w:eastAsia="Times New Roman" w:hAnsi="Times New Roman"/>
          <w:sz w:val="24"/>
          <w:szCs w:val="24"/>
        </w:rPr>
      </w:pPr>
      <w:bookmarkStart w:colFirst="0" w:colLast="0" w:name="_heading=h.2j87kpj98ka1" w:id="22"/>
      <w:bookmarkEnd w:id="22"/>
      <w:r w:rsidDel="00000000" w:rsidR="00000000" w:rsidRPr="00000000">
        <w:rPr>
          <w:rFonts w:ascii="Times New Roman" w:cs="Times New Roman" w:eastAsia="Times New Roman" w:hAnsi="Times New Roman"/>
          <w:sz w:val="24"/>
          <w:szCs w:val="24"/>
          <w:rtl w:val="0"/>
        </w:rPr>
        <w:t xml:space="preserve">Resource assessments are necessary to measure and estimate the quantity that can be harvested without harming the resource base. In the case of </w:t>
      </w:r>
      <w:r w:rsidDel="00000000" w:rsidR="00000000" w:rsidRPr="00000000">
        <w:rPr>
          <w:rFonts w:ascii="Times New Roman" w:cs="Times New Roman" w:eastAsia="Times New Roman" w:hAnsi="Times New Roman"/>
          <w:i w:val="1"/>
          <w:sz w:val="24"/>
          <w:szCs w:val="24"/>
          <w:rtl w:val="0"/>
        </w:rPr>
        <w:t xml:space="preserve">Illicium griffithii</w:t>
      </w:r>
      <w:r w:rsidDel="00000000" w:rsidR="00000000" w:rsidRPr="00000000">
        <w:rPr>
          <w:rFonts w:ascii="Times New Roman" w:cs="Times New Roman" w:eastAsia="Times New Roman" w:hAnsi="Times New Roman"/>
          <w:sz w:val="24"/>
          <w:szCs w:val="24"/>
          <w:rtl w:val="0"/>
        </w:rPr>
        <w:t xml:space="preserve">, this would mean an estimation of the number of seed pods that can be collected on a sustainable basis from the area. However, the productivity of the tree is NOT correlated to the DBH, height of the tree, or age for many fruit-bearing trees. Other factors are equally or more important, such as soil, aspect, density, light, slope, age, and management. It is therefore entirely impossible to calculate the seed production based on the number of standing trees, DBH, height, and/or age of the trees as per the resource assessment and management guidelines.</w:t>
      </w:r>
    </w:p>
    <w:p w:rsidR="00000000" w:rsidDel="00000000" w:rsidP="00000000" w:rsidRDefault="00000000" w:rsidRPr="00000000" w14:paraId="00000177">
      <w:pP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NWFP group members will be estimating the seed pod production in an area at the beginning of the fruiting season in the 7</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month of the Bhutanese calendar annually, based on their past involvement in the collection, since the record of seed pod collection for the last 10 years has been found to have been collected for a few years, as per the following records. However, the products are used for domestic consumption due to the lack of market facilities.</w:t>
      </w:r>
    </w:p>
    <w:p w:rsidR="00000000" w:rsidDel="00000000" w:rsidP="00000000" w:rsidRDefault="00000000" w:rsidRPr="00000000" w14:paraId="000001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Year 2010: 174 Kgs</w:t>
      </w:r>
    </w:p>
    <w:p w:rsidR="00000000" w:rsidDel="00000000" w:rsidP="00000000" w:rsidRDefault="00000000" w:rsidRPr="00000000" w14:paraId="000001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Year 2012: 256 Kgs</w:t>
      </w:r>
    </w:p>
    <w:p w:rsidR="00000000" w:rsidDel="00000000" w:rsidP="00000000" w:rsidRDefault="00000000" w:rsidRPr="00000000" w14:paraId="000001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Year 2014: 357 Kgs</w:t>
      </w:r>
    </w:p>
    <w:p w:rsidR="00000000" w:rsidDel="00000000" w:rsidP="00000000" w:rsidRDefault="00000000" w:rsidRPr="00000000" w14:paraId="000001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Year 2016: 177 Kgs</w:t>
      </w:r>
    </w:p>
    <w:p w:rsidR="00000000" w:rsidDel="00000000" w:rsidP="00000000" w:rsidRDefault="00000000" w:rsidRPr="00000000" w14:paraId="0000017C">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sdt>
      <w:sdtPr>
        <w:id w:val="279659391"/>
        <w:tag w:val="goog_rdk_5"/>
      </w:sdtPr>
      <w:sdtContent>
        <w:p w:rsidR="00000000" w:rsidDel="00000000" w:rsidP="00000000" w:rsidRDefault="00000000" w:rsidRPr="00000000" w14:paraId="0000017D">
          <w:pPr>
            <w:spacing w:after="0" w:line="240" w:lineRule="auto"/>
            <w:jc w:val="both"/>
            <w:rPr>
              <w:ins w:author="Kezang Wangmo" w:id="2" w:date="2025-08-14T09:51:00Z"/>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seed pods are therefore estimated based on the collected data over the last few years, and agreed to make ocular estimation is made by the 7</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month of the Bhutanese calendar every year.</w:t>
          </w:r>
          <w:sdt>
            <w:sdtPr>
              <w:id w:val="1292669965"/>
              <w:tag w:val="goog_rdk_4"/>
            </w:sdtPr>
            <w:sdtContent>
              <w:ins w:author="Kezang Wangmo" w:id="2" w:date="2025-08-14T09:51:00Z">
                <w:bookmarkStart w:colFirst="0" w:colLast="0" w:name="_heading=h.tr7iv7c9ye2c" w:id="23"/>
                <w:bookmarkEnd w:id="23"/>
                <w:r w:rsidDel="00000000" w:rsidR="00000000" w:rsidRPr="00000000">
                  <w:rPr>
                    <w:rtl w:val="0"/>
                  </w:rPr>
                </w:r>
              </w:ins>
            </w:sdtContent>
          </w:sdt>
        </w:p>
      </w:sdtContent>
    </w:sdt>
    <w:p w:rsidR="00000000" w:rsidDel="00000000" w:rsidP="00000000" w:rsidRDefault="00000000" w:rsidRPr="00000000" w14:paraId="0000017E">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7F">
      <w:pPr>
        <w:jc w:val="center"/>
        <w:rPr/>
      </w:pPr>
      <w:r w:rsidDel="00000000" w:rsidR="00000000" w:rsidRPr="00000000">
        <w:rPr/>
        <w:drawing>
          <wp:inline distB="0" distT="0" distL="0" distR="0">
            <wp:extent cx="5943600" cy="3326765"/>
            <wp:effectExtent b="0" l="0" r="0" t="0"/>
            <wp:docPr descr="A diagram of a supply chain&#10;&#10;AI-generated content may be incorrect." id="2057916122" name="image2.png"/>
            <a:graphic>
              <a:graphicData uri="http://schemas.openxmlformats.org/drawingml/2006/picture">
                <pic:pic>
                  <pic:nvPicPr>
                    <pic:cNvPr descr="A diagram of a supply chain&#10;&#10;AI-generated content may be incorrect." id="0" name="image2.png"/>
                    <pic:cNvPicPr preferRelativeResize="0"/>
                  </pic:nvPicPr>
                  <pic:blipFill>
                    <a:blip r:embed="rId16"/>
                    <a:srcRect b="0" l="0" r="0" t="0"/>
                    <a:stretch>
                      <a:fillRect/>
                    </a:stretch>
                  </pic:blipFill>
                  <pic:spPr>
                    <a:xfrm>
                      <a:off x="0" y="0"/>
                      <a:ext cx="5943600" cy="332676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Management of Bumdeling Wildlife Sanctuary will support the group through capacity-building programs. Until now, the group has primarily been engaged in collecting fruits and selling them in bulk to local buyers. With support from the Bhutan for Life project, BWS will assist the group in improving packaging, labeling, and processing the products into tea bags, as well as obtaining certification from BAFDA. These interventions will enable the group to access international, regional, and local markets. However, if the project does not support the packaging and branding initiative, the raw star anise will be supplied to the Bamdir Herbal Tea Processing Unit in Trashiyangtse, Bumdeling, for herbal tea production, subject to phytochemical analysis and approval by BAFDA, if feasible. </w:t>
      </w:r>
    </w:p>
    <w:p w:rsidR="00000000" w:rsidDel="00000000" w:rsidP="00000000" w:rsidRDefault="00000000" w:rsidRPr="00000000" w14:paraId="000001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1"/>
        <w:rPr/>
      </w:pPr>
      <w:bookmarkStart w:colFirst="0" w:colLast="0" w:name="_heading=h.2arb76jamdu2" w:id="24"/>
      <w:bookmarkEnd w:id="24"/>
      <w:r w:rsidDel="00000000" w:rsidR="00000000" w:rsidRPr="00000000">
        <w:rPr>
          <w:rtl w:val="0"/>
        </w:rPr>
        <w:t xml:space="preserve">PART B: GROUP BY-LAWS</w:t>
      </w:r>
    </w:p>
    <w:p w:rsidR="00000000" w:rsidDel="00000000" w:rsidP="00000000" w:rsidRDefault="00000000" w:rsidRPr="00000000" w14:paraId="00000189">
      <w:pPr>
        <w:pStyle w:val="Heading1"/>
        <w:rPr/>
      </w:pPr>
      <w:bookmarkStart w:colFirst="0" w:colLast="0" w:name="_heading=h.lajt63twiwek" w:id="25"/>
      <w:bookmarkEnd w:id="25"/>
      <w:r w:rsidDel="00000000" w:rsidR="00000000" w:rsidRPr="00000000">
        <w:rPr>
          <w:rtl w:val="0"/>
        </w:rPr>
        <w:t xml:space="preserve">10. NWFP management &amp; marketing group</w:t>
      </w:r>
    </w:p>
    <w:p w:rsidR="00000000" w:rsidDel="00000000" w:rsidP="00000000" w:rsidRDefault="00000000" w:rsidRPr="00000000" w14:paraId="0000018A">
      <w:pPr>
        <w:pStyle w:val="Heading1"/>
        <w:rPr/>
      </w:pPr>
      <w:bookmarkStart w:colFirst="0" w:colLast="0" w:name="_heading=h.e8w8k74atk16" w:id="26"/>
      <w:bookmarkEnd w:id="26"/>
      <w:r w:rsidDel="00000000" w:rsidR="00000000" w:rsidRPr="00000000">
        <w:rPr>
          <w:rtl w:val="0"/>
        </w:rPr>
        <w:t xml:space="preserve">10.1 Membership arrangement and resignation </w:t>
      </w:r>
    </w:p>
    <w:p w:rsidR="00000000" w:rsidDel="00000000" w:rsidP="00000000" w:rsidRDefault="00000000" w:rsidRPr="00000000" w14:paraId="0000018B">
      <w:pPr>
        <w:widowControl w:val="0"/>
        <w:tabs>
          <w:tab w:val="left" w:leader="none" w:pos="450"/>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19 households from three villages of Yarab, Thramo, and Thilling under Shelrimuhung gewog continue to manage the NWFP group as ‘Aja </w:t>
      </w:r>
      <w:r w:rsidDel="00000000" w:rsidR="00000000" w:rsidRPr="00000000">
        <w:rPr>
          <w:rFonts w:ascii="Times New Roman" w:cs="Times New Roman" w:eastAsia="Times New Roman" w:hAnsi="Times New Roman"/>
          <w:i w:val="1"/>
          <w:sz w:val="24"/>
          <w:szCs w:val="24"/>
          <w:rtl w:val="0"/>
        </w:rPr>
        <w:t xml:space="preserve">Illicium griffithii</w:t>
      </w:r>
      <w:r w:rsidDel="00000000" w:rsidR="00000000" w:rsidRPr="00000000">
        <w:rPr>
          <w:rFonts w:ascii="Times New Roman" w:cs="Times New Roman" w:eastAsia="Times New Roman" w:hAnsi="Times New Roman"/>
          <w:sz w:val="24"/>
          <w:szCs w:val="24"/>
          <w:rtl w:val="0"/>
        </w:rPr>
        <w:t xml:space="preserve"> (Star Anise) Management Group.</w:t>
      </w:r>
    </w:p>
    <w:p w:rsidR="00000000" w:rsidDel="00000000" w:rsidP="00000000" w:rsidRDefault="00000000" w:rsidRPr="00000000" w14:paraId="0000018C">
      <w:pPr>
        <w:pStyle w:val="Heading1"/>
        <w:numPr>
          <w:ilvl w:val="2"/>
          <w:numId w:val="15"/>
        </w:numPr>
        <w:ind w:left="720" w:hanging="720"/>
        <w:rPr/>
      </w:pPr>
      <w:bookmarkStart w:colFirst="0" w:colLast="0" w:name="_heading=h.xkf59mtleomc" w:id="27"/>
      <w:bookmarkEnd w:id="27"/>
      <w:r w:rsidDel="00000000" w:rsidR="00000000" w:rsidRPr="00000000">
        <w:rPr>
          <w:rtl w:val="0"/>
        </w:rPr>
        <w:t xml:space="preserve">New membership</w:t>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80" w:right="0" w:hanging="18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Fragmented family members opting to join the group shall be allowed upon payment of the equivalent amount of membership fees collected from the individual members since the initial inception of the group</w:t>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80" w:right="0" w:hanging="18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Gungtong or those households who do not join the group currently shall be allowed upon payment of an equivalent share of the fund accumulated in the group</w:t>
      </w:r>
      <w:sdt>
        <w:sdtPr>
          <w:id w:val="579397783"/>
          <w:tag w:val="goog_rdk_6"/>
        </w:sdtPr>
        <w:sdtContent>
          <w:ins w:author="Acer" w:id="3" w:date="2025-08-19T14:22:00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ins>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including the membership fees collected from the individual members since the initial inception of the group</w:t>
      </w:r>
    </w:p>
    <w:p w:rsidR="00000000" w:rsidDel="00000000" w:rsidP="00000000" w:rsidRDefault="00000000" w:rsidRPr="00000000" w14:paraId="0000018F">
      <w:pPr>
        <w:pStyle w:val="Heading1"/>
        <w:numPr>
          <w:ilvl w:val="2"/>
          <w:numId w:val="10"/>
        </w:numPr>
        <w:ind w:left="720" w:hanging="720"/>
        <w:rPr/>
      </w:pPr>
      <w:bookmarkStart w:colFirst="0" w:colLast="0" w:name="_heading=h.o6pzhdnxlyi6" w:id="28"/>
      <w:bookmarkEnd w:id="28"/>
      <w:r w:rsidDel="00000000" w:rsidR="00000000" w:rsidRPr="00000000">
        <w:rPr>
          <w:rtl w:val="0"/>
        </w:rPr>
        <w:t xml:space="preserve">Withdrawal of members</w:t>
      </w:r>
    </w:p>
    <w:p w:rsidR="00000000" w:rsidDel="00000000" w:rsidP="00000000" w:rsidRDefault="00000000" w:rsidRPr="00000000" w14:paraId="0000019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
        </w:tabs>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members willing to resign from the group shall be allowed. However, he/she shall have no right to claim any benefits, such as income generated from the sale of star anise and various contributions made to the CDF</w:t>
      </w:r>
    </w:p>
    <w:p w:rsidR="00000000" w:rsidDel="00000000" w:rsidP="00000000" w:rsidRDefault="00000000" w:rsidRPr="00000000" w14:paraId="0000019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
        </w:tabs>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He/she shall have no access to resource utilization from the designated area</w:t>
      </w:r>
    </w:p>
    <w:p w:rsidR="00000000" w:rsidDel="00000000" w:rsidP="00000000" w:rsidRDefault="00000000" w:rsidRPr="00000000" w14:paraId="0000019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
        </w:tabs>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He/she shall resign from the group only upon the clearing of outstanding fees, fines, and penalties</w:t>
      </w:r>
    </w:p>
    <w:p w:rsidR="00000000" w:rsidDel="00000000" w:rsidP="00000000" w:rsidRDefault="00000000" w:rsidRPr="00000000" w14:paraId="0000019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0"/>
        </w:tabs>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xrvboi5ms3ow" w:id="29"/>
      <w:bookmarkEnd w:id="2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Exceptional cases shall be considered for resignation from the group, such as migration/settlement to other places from these villages, which shall be entitled to their share of the total accumulated amount in the CDF</w:t>
      </w:r>
    </w:p>
    <w:p w:rsidR="00000000" w:rsidDel="00000000" w:rsidP="00000000" w:rsidRDefault="00000000" w:rsidRPr="00000000" w14:paraId="00000194">
      <w:pPr>
        <w:pStyle w:val="Heading1"/>
        <w:rPr/>
      </w:pPr>
      <w:bookmarkStart w:colFirst="0" w:colLast="0" w:name="_heading=h.80ssf6bg3yj1" w:id="30"/>
      <w:bookmarkEnd w:id="30"/>
      <w:r w:rsidDel="00000000" w:rsidR="00000000" w:rsidRPr="00000000">
        <w:rPr>
          <w:rtl w:val="0"/>
        </w:rPr>
        <w:t xml:space="preserve">10.2 Responsibilities and rights of members </w:t>
      </w:r>
    </w:p>
    <w:p w:rsidR="00000000" w:rsidDel="00000000" w:rsidP="00000000" w:rsidRDefault="00000000" w:rsidRPr="00000000" w14:paraId="0000019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members should monitor and protect the Aja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Illicium griffithii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management area and inform the committee member if any illegal activities are found</w:t>
      </w:r>
    </w:p>
    <w:p w:rsidR="00000000" w:rsidDel="00000000" w:rsidP="00000000" w:rsidRDefault="00000000" w:rsidRPr="00000000" w14:paraId="0000019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members should strictly follow the harvesting prescription as per the management plan during the harvesting season.</w:t>
      </w:r>
    </w:p>
    <w:p w:rsidR="00000000" w:rsidDel="00000000" w:rsidP="00000000" w:rsidRDefault="00000000" w:rsidRPr="00000000" w14:paraId="0000019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patrolling of the NWFP area during the fruiting/harvesting season</w:t>
      </w:r>
    </w:p>
    <w:p w:rsidR="00000000" w:rsidDel="00000000" w:rsidP="00000000" w:rsidRDefault="00000000" w:rsidRPr="00000000" w14:paraId="0000019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members shall collect seed pods as per the prescribed harvesting guidelines in the management plan</w:t>
      </w:r>
    </w:p>
    <w:p w:rsidR="00000000" w:rsidDel="00000000" w:rsidP="00000000" w:rsidRDefault="00000000" w:rsidRPr="00000000" w14:paraId="0000019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members should cooperate with executive committee members in regards to implementation of the management plan</w:t>
      </w:r>
    </w:p>
    <w:p w:rsidR="00000000" w:rsidDel="00000000" w:rsidP="00000000" w:rsidRDefault="00000000" w:rsidRPr="00000000" w14:paraId="0000019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members agreed to collect the annual membership fee twice a year with Nu. 50.00 every six months by the executive committee members and deposited into the CDF account</w:t>
      </w:r>
    </w:p>
    <w:p w:rsidR="00000000" w:rsidDel="00000000" w:rsidP="00000000" w:rsidRDefault="00000000" w:rsidRPr="00000000" w14:paraId="0000019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group members shall have the right to decide on the utilization of CDF</w:t>
      </w:r>
    </w:p>
    <w:p w:rsidR="00000000" w:rsidDel="00000000" w:rsidP="00000000" w:rsidRDefault="00000000" w:rsidRPr="00000000" w14:paraId="0000019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meetings will be conducted in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month of the Bhutanese calendar annually</w:t>
      </w:r>
    </w:p>
    <w:p w:rsidR="00000000" w:rsidDel="00000000" w:rsidP="00000000" w:rsidRDefault="00000000" w:rsidRPr="00000000" w14:paraId="0000019D">
      <w:pPr>
        <w:pStyle w:val="Heading1"/>
        <w:rPr/>
      </w:pPr>
      <w:bookmarkStart w:colFirst="0" w:colLast="0" w:name="_heading=h.wkuegnqbv3ri" w:id="31"/>
      <w:bookmarkEnd w:id="31"/>
      <w:r w:rsidDel="00000000" w:rsidR="00000000" w:rsidRPr="00000000">
        <w:rPr>
          <w:rtl w:val="0"/>
        </w:rPr>
        <w:t xml:space="preserve">11. Executive committee of the NWFP management and marketing group</w:t>
      </w:r>
    </w:p>
    <w:p w:rsidR="00000000" w:rsidDel="00000000" w:rsidP="00000000" w:rsidRDefault="00000000" w:rsidRPr="00000000" w14:paraId="0000019E">
      <w:pPr>
        <w:pStyle w:val="Heading1"/>
        <w:rPr/>
      </w:pPr>
      <w:bookmarkStart w:colFirst="0" w:colLast="0" w:name="_heading=h.4etmepzzc12" w:id="32"/>
      <w:bookmarkEnd w:id="32"/>
      <w:r w:rsidDel="00000000" w:rsidR="00000000" w:rsidRPr="00000000">
        <w:rPr>
          <w:rtl w:val="0"/>
        </w:rPr>
        <w:t xml:space="preserve">11.1 Chairperson </w:t>
      </w:r>
    </w:p>
    <w:p w:rsidR="00000000" w:rsidDel="00000000" w:rsidP="00000000" w:rsidRDefault="00000000" w:rsidRPr="00000000" w14:paraId="0000019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Chimi Gyeltshen</w:t>
      </w:r>
    </w:p>
    <w:p w:rsidR="00000000" w:rsidDel="00000000" w:rsidP="00000000" w:rsidRDefault="00000000" w:rsidRPr="00000000" w14:paraId="000001A0">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Responsibilities of Chairperson</w:t>
      </w:r>
    </w:p>
    <w:p w:rsidR="00000000" w:rsidDel="00000000" w:rsidP="00000000" w:rsidRDefault="00000000" w:rsidRPr="00000000" w14:paraId="000001A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Administration work</w:t>
      </w:r>
    </w:p>
    <w:p w:rsidR="00000000" w:rsidDel="00000000" w:rsidP="00000000" w:rsidRDefault="00000000" w:rsidRPr="00000000" w14:paraId="000001A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Coordinate meetings and activities</w:t>
      </w:r>
    </w:p>
    <w:p w:rsidR="00000000" w:rsidDel="00000000" w:rsidP="00000000" w:rsidRDefault="00000000" w:rsidRPr="00000000" w14:paraId="000001A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 the members of the collection date of seed pods during the harvesting season</w:t>
      </w:r>
    </w:p>
    <w:p w:rsidR="00000000" w:rsidDel="00000000" w:rsidP="00000000" w:rsidRDefault="00000000" w:rsidRPr="00000000" w14:paraId="000001A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Approving and issuing a collection permit to the members</w:t>
      </w:r>
    </w:p>
    <w:p w:rsidR="00000000" w:rsidDel="00000000" w:rsidP="00000000" w:rsidRDefault="00000000" w:rsidRPr="00000000" w14:paraId="000001A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Settlement of disputes and conflicts among members</w:t>
      </w:r>
    </w:p>
    <w:p w:rsidR="00000000" w:rsidDel="00000000" w:rsidP="00000000" w:rsidRDefault="00000000" w:rsidRPr="00000000" w14:paraId="000001A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Coordinate marketing and sale of collected seed pods to the NWFP dealers/buyers</w:t>
      </w:r>
    </w:p>
    <w:p w:rsidR="00000000" w:rsidDel="00000000" w:rsidP="00000000" w:rsidRDefault="00000000" w:rsidRPr="00000000" w14:paraId="000001A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Coordinate in carrying out patrolling of the area during the harvesting season to curb illegal collection</w:t>
      </w:r>
    </w:p>
    <w:p w:rsidR="00000000" w:rsidDel="00000000" w:rsidP="00000000" w:rsidRDefault="00000000" w:rsidRPr="00000000" w14:paraId="000001A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Impose fines and penalties if both group members and outsiders fail to comply with the management plan</w:t>
      </w:r>
    </w:p>
    <w:p w:rsidR="00000000" w:rsidDel="00000000" w:rsidP="00000000" w:rsidRDefault="00000000" w:rsidRPr="00000000" w14:paraId="000001A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Reporting and presenting of annual progress to stakeholders</w:t>
      </w:r>
    </w:p>
    <w:p w:rsidR="00000000" w:rsidDel="00000000" w:rsidP="00000000" w:rsidRDefault="00000000" w:rsidRPr="00000000" w14:paraId="000001A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Countersigning on the CDF account to withdraw the group fund</w:t>
      </w:r>
    </w:p>
    <w:p w:rsidR="00000000" w:rsidDel="00000000" w:rsidP="00000000" w:rsidRDefault="00000000" w:rsidRPr="00000000" w14:paraId="000001A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Participate in training/workshops/study tour/meetings</w:t>
      </w:r>
    </w:p>
    <w:p w:rsidR="00000000" w:rsidDel="00000000" w:rsidP="00000000" w:rsidRDefault="00000000" w:rsidRPr="00000000" w14:paraId="000001AC">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11.2 Secretary </w:t>
      </w:r>
    </w:p>
    <w:p w:rsidR="00000000" w:rsidDel="00000000" w:rsidP="00000000" w:rsidRDefault="00000000" w:rsidRPr="00000000" w14:paraId="000001A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sdt>
        <w:sdtPr>
          <w:id w:val="-1017773630"/>
          <w:tag w:val="goog_rdk_7"/>
        </w:sdtPr>
        <w:sdtContent>
          <w:ins w:author="Kezang Wangmo" w:id="4" w:date="2025-08-14T10:07:00Z">
            <w:r w:rsidDel="00000000" w:rsidR="00000000" w:rsidRPr="00000000">
              <w:rPr>
                <w:rFonts w:ascii="Times New Roman" w:cs="Times New Roman" w:eastAsia="Times New Roman" w:hAnsi="Times New Roman"/>
                <w:sz w:val="24"/>
                <w:szCs w:val="24"/>
                <w:rtl w:val="0"/>
              </w:rPr>
              <w:t xml:space="preserve"> </w:t>
            </w:r>
          </w:ins>
        </w:sdtContent>
      </w:sdt>
      <w:r w:rsidDel="00000000" w:rsidR="00000000" w:rsidRPr="00000000">
        <w:rPr>
          <w:rFonts w:ascii="Times New Roman" w:cs="Times New Roman" w:eastAsia="Times New Roman" w:hAnsi="Times New Roman"/>
          <w:sz w:val="24"/>
          <w:szCs w:val="24"/>
          <w:rtl w:val="0"/>
        </w:rPr>
        <w:t xml:space="preserve">Tashi Gyeltshen</w:t>
      </w:r>
    </w:p>
    <w:p w:rsidR="00000000" w:rsidDel="00000000" w:rsidP="00000000" w:rsidRDefault="00000000" w:rsidRPr="00000000" w14:paraId="000001AE">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Responsibilities of the Secretary:</w:t>
      </w:r>
    </w:p>
    <w:p w:rsidR="00000000" w:rsidDel="00000000" w:rsidP="00000000" w:rsidRDefault="00000000" w:rsidRPr="00000000" w14:paraId="000001A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Officiate as Chairperson during his absence</w:t>
      </w:r>
    </w:p>
    <w:p w:rsidR="00000000" w:rsidDel="00000000" w:rsidP="00000000" w:rsidRDefault="00000000" w:rsidRPr="00000000" w14:paraId="000001B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Keeping all the important records pertaining to the group management</w:t>
      </w:r>
    </w:p>
    <w:p w:rsidR="00000000" w:rsidDel="00000000" w:rsidP="00000000" w:rsidRDefault="00000000" w:rsidRPr="00000000" w14:paraId="000001B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 minutes of the meeting</w:t>
      </w:r>
    </w:p>
    <w:p w:rsidR="00000000" w:rsidDel="00000000" w:rsidP="00000000" w:rsidRDefault="00000000" w:rsidRPr="00000000" w14:paraId="000001B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Issuing of a collection permit</w:t>
      </w:r>
    </w:p>
    <w:p w:rsidR="00000000" w:rsidDel="00000000" w:rsidP="00000000" w:rsidRDefault="00000000" w:rsidRPr="00000000" w14:paraId="000001B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Assist the chairperson with the sale and marketing of the product</w:t>
      </w:r>
    </w:p>
    <w:p w:rsidR="00000000" w:rsidDel="00000000" w:rsidP="00000000" w:rsidRDefault="00000000" w:rsidRPr="00000000" w14:paraId="000001B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Keep a record of sales and marketing of the product</w:t>
      </w:r>
    </w:p>
    <w:p w:rsidR="00000000" w:rsidDel="00000000" w:rsidP="00000000" w:rsidRDefault="00000000" w:rsidRPr="00000000" w14:paraId="000001B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Countersigning on the CDF account to withdraw the group fund</w:t>
      </w:r>
    </w:p>
    <w:p w:rsidR="00000000" w:rsidDel="00000000" w:rsidP="00000000" w:rsidRDefault="00000000" w:rsidRPr="00000000" w14:paraId="000001B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Participate in training/workshops/study tour/meetings</w:t>
      </w:r>
    </w:p>
    <w:p w:rsidR="00000000" w:rsidDel="00000000" w:rsidP="00000000" w:rsidRDefault="00000000" w:rsidRPr="00000000" w14:paraId="000001B7">
      <w:pPr>
        <w:pStyle w:val="Heading1"/>
        <w:rPr/>
      </w:pPr>
      <w:bookmarkStart w:colFirst="0" w:colLast="0" w:name="_heading=h.rxpqplcayz07" w:id="33"/>
      <w:bookmarkEnd w:id="33"/>
      <w:r w:rsidDel="00000000" w:rsidR="00000000" w:rsidRPr="00000000">
        <w:rPr>
          <w:rtl w:val="0"/>
        </w:rPr>
        <w:t xml:space="preserve">11.3 Treasurer </w:t>
      </w:r>
    </w:p>
    <w:p w:rsidR="00000000" w:rsidDel="00000000" w:rsidP="00000000" w:rsidRDefault="00000000" w:rsidRPr="00000000" w14:paraId="000001B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Karma Wangdi</w:t>
      </w:r>
    </w:p>
    <w:p w:rsidR="00000000" w:rsidDel="00000000" w:rsidP="00000000" w:rsidRDefault="00000000" w:rsidRPr="00000000" w14:paraId="000001B9">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Responsibilities of Treasurer:</w:t>
      </w:r>
    </w:p>
    <w:p w:rsidR="00000000" w:rsidDel="00000000" w:rsidP="00000000" w:rsidRDefault="00000000" w:rsidRPr="00000000" w14:paraId="000001B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 cash transaction records, such as annual group fund generation through the sale of seed pods and expenditure incurred</w:t>
      </w:r>
    </w:p>
    <w:p w:rsidR="00000000" w:rsidDel="00000000" w:rsidP="00000000" w:rsidRDefault="00000000" w:rsidRPr="00000000" w14:paraId="000001B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Collects annual membership fees and deposits to the CDF account</w:t>
      </w:r>
    </w:p>
    <w:p w:rsidR="00000000" w:rsidDel="00000000" w:rsidP="00000000" w:rsidRDefault="00000000" w:rsidRPr="00000000" w14:paraId="000001B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Collect and deposit fees, compensation, fines &amp; penalties, and the revenue accumulated from royalties levied from the members through the issuance of permits for domestic purposes</w:t>
      </w:r>
    </w:p>
    <w:p w:rsidR="00000000" w:rsidDel="00000000" w:rsidP="00000000" w:rsidRDefault="00000000" w:rsidRPr="00000000" w14:paraId="000001B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 for withdrawal of cash from the bank during an emergency and loaning to group members</w:t>
      </w:r>
    </w:p>
    <w:p w:rsidR="00000000" w:rsidDel="00000000" w:rsidP="00000000" w:rsidRDefault="00000000" w:rsidRPr="00000000" w14:paraId="000001B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 and present financial status to chairperson and group members during meetings</w:t>
      </w:r>
    </w:p>
    <w:p w:rsidR="00000000" w:rsidDel="00000000" w:rsidP="00000000" w:rsidRDefault="00000000" w:rsidRPr="00000000" w14:paraId="000001B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Countersigning on the CDF account to withdraw the group fund</w:t>
      </w:r>
    </w:p>
    <w:p w:rsidR="00000000" w:rsidDel="00000000" w:rsidP="00000000" w:rsidRDefault="00000000" w:rsidRPr="00000000" w14:paraId="000001C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Participate in training/workshops/study tour/meetings</w:t>
      </w:r>
    </w:p>
    <w:p w:rsidR="00000000" w:rsidDel="00000000" w:rsidP="00000000" w:rsidRDefault="00000000" w:rsidRPr="00000000" w14:paraId="000001C1">
      <w:pPr>
        <w:pStyle w:val="Heading1"/>
        <w:rPr/>
      </w:pPr>
      <w:bookmarkStart w:colFirst="0" w:colLast="0" w:name="_heading=h.z8f8cdqhmv5l" w:id="34"/>
      <w:bookmarkEnd w:id="34"/>
      <w:r w:rsidDel="00000000" w:rsidR="00000000" w:rsidRPr="00000000">
        <w:rPr>
          <w:rtl w:val="0"/>
        </w:rPr>
        <w:t xml:space="preserve">12. Tenure of committee members </w:t>
      </w:r>
    </w:p>
    <w:p w:rsidR="00000000" w:rsidDel="00000000" w:rsidP="00000000" w:rsidRDefault="00000000" w:rsidRPr="00000000" w14:paraId="000001C2">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committee members, unanimously elected by the group members, will serve a term of five years, after which the group shall conduct a re-election for the executive committee.</w:t>
      </w:r>
      <w:r w:rsidDel="00000000" w:rsidR="00000000" w:rsidRPr="00000000">
        <w:rPr>
          <w:rtl w:val="0"/>
        </w:rPr>
      </w:r>
    </w:p>
    <w:p w:rsidR="00000000" w:rsidDel="00000000" w:rsidP="00000000" w:rsidRDefault="00000000" w:rsidRPr="00000000" w14:paraId="000001C3">
      <w:pPr>
        <w:pStyle w:val="Heading1"/>
        <w:rPr/>
      </w:pPr>
      <w:bookmarkStart w:colFirst="0" w:colLast="0" w:name="_heading=h.tqed69ppa4ta" w:id="35"/>
      <w:bookmarkEnd w:id="35"/>
      <w:r w:rsidDel="00000000" w:rsidR="00000000" w:rsidRPr="00000000">
        <w:rPr>
          <w:rtl w:val="0"/>
        </w:rPr>
        <w:t xml:space="preserve">13. Incentives to the committee members </w:t>
      </w:r>
    </w:p>
    <w:sdt>
      <w:sdtPr>
        <w:id w:val="-1501458701"/>
        <w:tag w:val="goog_rdk_9"/>
      </w:sdtPr>
      <w:sdtContent>
        <w:p w:rsidR="00000000" w:rsidDel="00000000" w:rsidP="00000000" w:rsidRDefault="00000000" w:rsidRPr="00000000" w14:paraId="000001C4">
          <w:pPr>
            <w:spacing w:after="0" w:lineRule="auto"/>
            <w:jc w:val="both"/>
            <w:rPr>
              <w:ins w:author="Kezang Wangmo" w:id="5" w:date="2025-08-14T10:10:00Z"/>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seed pods collected by all the group members should be well dried and handed over to the executive committee members for marketing and sale during every harvesting season. Similarly, executive committee members shall explore potential markets within and outside Dzongkhags. </w:t>
          </w:r>
          <w:sdt>
            <w:sdtPr>
              <w:id w:val="821467513"/>
              <w:tag w:val="goog_rdk_8"/>
            </w:sdtPr>
            <w:sdtContent>
              <w:ins w:author="Kezang Wangmo" w:id="5" w:date="2025-08-14T10:10:00Z">
                <w:r w:rsidDel="00000000" w:rsidR="00000000" w:rsidRPr="00000000">
                  <w:rPr>
                    <w:rtl w:val="0"/>
                  </w:rPr>
                </w:r>
              </w:ins>
            </w:sdtContent>
          </w:sdt>
        </w:p>
      </w:sdtContent>
    </w:sdt>
    <w:p w:rsidR="00000000" w:rsidDel="00000000" w:rsidP="00000000" w:rsidRDefault="00000000" w:rsidRPr="00000000" w14:paraId="000001C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compensate for the expenditure incurred, the group members have decided to pay an annual incentive of Nu. 1000.00 to Chairperson, Nu. 800.00 each to the Secretary and Treasurer from the CDF</w:t>
      </w:r>
    </w:p>
    <w:p w:rsidR="00000000" w:rsidDel="00000000" w:rsidP="00000000" w:rsidRDefault="00000000" w:rsidRPr="00000000" w14:paraId="000001C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executive committee members shall be paid Nu. 300.00 per day in attending the training/workshops/study tour/meetings from the group CDF as the government entitlement of Nu. 215.00 per day is not enough to meet the travel expenses incurred.</w:t>
      </w:r>
    </w:p>
    <w:p w:rsidR="00000000" w:rsidDel="00000000" w:rsidP="00000000" w:rsidRDefault="00000000" w:rsidRPr="00000000" w14:paraId="000001C7">
      <w:pPr>
        <w:pStyle w:val="Heading1"/>
        <w:rPr/>
      </w:pPr>
      <w:bookmarkStart w:colFirst="0" w:colLast="0" w:name="_heading=h.tq6e68iiczla" w:id="36"/>
      <w:bookmarkEnd w:id="36"/>
      <w:r w:rsidDel="00000000" w:rsidR="00000000" w:rsidRPr="00000000">
        <w:rPr>
          <w:rtl w:val="0"/>
        </w:rPr>
        <w:t xml:space="preserve">14. Source for the generation of the group fund</w:t>
      </w:r>
    </w:p>
    <w:p w:rsidR="00000000" w:rsidDel="00000000" w:rsidP="00000000" w:rsidRDefault="00000000" w:rsidRPr="00000000" w14:paraId="000001C8">
      <w:pPr>
        <w:pStyle w:val="Heading1"/>
        <w:numPr>
          <w:ilvl w:val="1"/>
          <w:numId w:val="12"/>
        </w:numPr>
        <w:ind w:left="420" w:hanging="420"/>
        <w:rPr/>
      </w:pPr>
      <w:bookmarkStart w:colFirst="0" w:colLast="0" w:name="_heading=h.iwj1lh7902fi" w:id="37"/>
      <w:bookmarkEnd w:id="37"/>
      <w:r w:rsidDel="00000000" w:rsidR="00000000" w:rsidRPr="00000000">
        <w:rPr>
          <w:rtl w:val="0"/>
        </w:rPr>
        <w:t xml:space="preserve">Membership registration fees/annual contribution </w:t>
      </w:r>
    </w:p>
    <w:p w:rsidR="00000000" w:rsidDel="00000000" w:rsidP="00000000" w:rsidRDefault="00000000" w:rsidRPr="00000000" w14:paraId="000001C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sum of Nu. 100.00 (One hundred) only would be levied from all the members as an annual membership fee. However, the membership fee shall be collected twice a year with Nu. 50.00 per household on each occasion</w:t>
      </w:r>
    </w:p>
    <w:p w:rsidR="00000000" w:rsidDel="00000000" w:rsidP="00000000" w:rsidRDefault="00000000" w:rsidRPr="00000000" w14:paraId="000001C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amount shall be collected during the annual general meeting, and the same shall be deposited in the CDF account maintained with BDBL</w:t>
      </w:r>
    </w:p>
    <w:p w:rsidR="00000000" w:rsidDel="00000000" w:rsidP="00000000" w:rsidRDefault="00000000" w:rsidRPr="00000000" w14:paraId="000001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group decided to issue a collection permit with a fee of Nu. 50.00 each for the members during the harvesting season in addition to the permit fees of Nu. 10.00 each</w:t>
      </w:r>
    </w:p>
    <w:p w:rsidR="00000000" w:rsidDel="00000000" w:rsidP="00000000" w:rsidRDefault="00000000" w:rsidRPr="00000000" w14:paraId="000001CC">
      <w:pPr>
        <w:pStyle w:val="Heading1"/>
        <w:rPr/>
      </w:pPr>
      <w:bookmarkStart w:colFirst="0" w:colLast="0" w:name="_heading=h.m3hcux32obky" w:id="38"/>
      <w:bookmarkEnd w:id="38"/>
      <w:r w:rsidDel="00000000" w:rsidR="00000000" w:rsidRPr="00000000">
        <w:rPr>
          <w:rtl w:val="0"/>
        </w:rPr>
        <w:t xml:space="preserve">14.2 Collection from the sale of proceeds</w:t>
      </w:r>
    </w:p>
    <w:p w:rsidR="00000000" w:rsidDel="00000000" w:rsidP="00000000" w:rsidRDefault="00000000" w:rsidRPr="00000000" w14:paraId="000001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major revenue shall also be generated from the sales of proceeds.</w:t>
      </w:r>
      <w:r w:rsidDel="00000000" w:rsidR="00000000" w:rsidRPr="00000000">
        <w:rPr>
          <w:rtl w:val="0"/>
        </w:rPr>
      </w:r>
    </w:p>
    <w:p w:rsidR="00000000" w:rsidDel="00000000" w:rsidP="00000000" w:rsidRDefault="00000000" w:rsidRPr="00000000" w14:paraId="000001CE">
      <w:pPr>
        <w:pStyle w:val="Heading1"/>
        <w:rPr/>
      </w:pPr>
      <w:bookmarkStart w:colFirst="0" w:colLast="0" w:name="_heading=h.ogyyujxcvm2n" w:id="39"/>
      <w:bookmarkEnd w:id="39"/>
      <w:r w:rsidDel="00000000" w:rsidR="00000000" w:rsidRPr="00000000">
        <w:rPr>
          <w:rtl w:val="0"/>
        </w:rPr>
        <w:t xml:space="preserve">15. Group fund management and utilization </w:t>
      </w:r>
    </w:p>
    <w:p w:rsidR="00000000" w:rsidDel="00000000" w:rsidP="00000000" w:rsidRDefault="00000000" w:rsidRPr="00000000" w14:paraId="000001C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income generated from the sale of seed pods, annual membership fees, royalty levied from the collection permit within group members for domestic consumption, and fines &amp; penalties will be deposited in the CDF account, which shall then be operated jointly by three executive committee members for smooth functioning and better transparency</w:t>
      </w:r>
    </w:p>
    <w:p w:rsidR="00000000" w:rsidDel="00000000" w:rsidP="00000000" w:rsidRDefault="00000000" w:rsidRPr="00000000" w14:paraId="000001D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Group members shall avail a loan from the CDF with an interest rate of 6% per annum with a maximum duration of 1 year. However, the loan should be approved based on the general consensus or 2/3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majority of the group members, not exceeding 50% of the total accumulated CDF. The loan amount should be paid along with interest within the stipulated period, and failing which he/she should bear the penalties of 24% per annum as per financial rules</w:t>
      </w:r>
    </w:p>
    <w:p w:rsidR="00000000" w:rsidDel="00000000" w:rsidP="00000000" w:rsidRDefault="00000000" w:rsidRPr="00000000" w14:paraId="000001D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CDF shall utilize during emergencies in the locality and for other community development activities to benefit all the group members</w:t>
      </w:r>
    </w:p>
    <w:p w:rsidR="00000000" w:rsidDel="00000000" w:rsidP="00000000" w:rsidRDefault="00000000" w:rsidRPr="00000000" w14:paraId="000001D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group members should agree and endorse the utilization of CDF for any purposes</w:t>
      </w:r>
    </w:p>
    <w:p w:rsidR="00000000" w:rsidDel="00000000" w:rsidP="00000000" w:rsidRDefault="00000000" w:rsidRPr="00000000" w14:paraId="000001D3">
      <w:pPr>
        <w:pStyle w:val="Heading1"/>
        <w:rPr/>
      </w:pPr>
      <w:bookmarkStart w:colFirst="0" w:colLast="0" w:name="_heading=h.qbetl6ohsszs" w:id="40"/>
      <w:bookmarkEnd w:id="40"/>
      <w:r w:rsidDel="00000000" w:rsidR="00000000" w:rsidRPr="00000000">
        <w:rPr>
          <w:rtl w:val="0"/>
        </w:rPr>
        <w:t xml:space="preserve">16. Conflict management </w:t>
      </w:r>
    </w:p>
    <w:p w:rsidR="00000000" w:rsidDel="00000000" w:rsidP="00000000" w:rsidRDefault="00000000" w:rsidRPr="00000000" w14:paraId="000001D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any conflicts or disputes arise in relation to resource sharing and access, within group members shall be dealt with and solved by executive committee members</w:t>
      </w:r>
    </w:p>
    <w:p w:rsidR="00000000" w:rsidDel="00000000" w:rsidP="00000000" w:rsidRDefault="00000000" w:rsidRPr="00000000" w14:paraId="000001D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case is beyond the scope of executive committee members, the matter shall be forwarded to the gewog administration and other relevant stakeholders</w:t>
      </w:r>
    </w:p>
    <w:p w:rsidR="00000000" w:rsidDel="00000000" w:rsidP="00000000" w:rsidRDefault="00000000" w:rsidRPr="00000000" w14:paraId="000001D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case dispute or conflict that cannot be solved or settled by the gewog administration, it shall be further forwarded either to the Dzongkhag administration or the court, based on the degree of the case, for further action</w:t>
      </w:r>
    </w:p>
    <w:p w:rsidR="00000000" w:rsidDel="00000000" w:rsidP="00000000" w:rsidRDefault="00000000" w:rsidRPr="00000000" w14:paraId="000001D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case there is a conflict between the NWFP group members and outsiders pertaining to illegal activities, the case shall be forwarded to the Park Range Office in Serzhong</w:t>
      </w:r>
    </w:p>
    <w:p w:rsidR="00000000" w:rsidDel="00000000" w:rsidP="00000000" w:rsidRDefault="00000000" w:rsidRPr="00000000" w14:paraId="000001D8">
      <w:pPr>
        <w:pStyle w:val="Heading1"/>
        <w:rPr/>
      </w:pPr>
      <w:bookmarkStart w:colFirst="0" w:colLast="0" w:name="_heading=h.bl6fbvcfrzr5" w:id="41"/>
      <w:bookmarkEnd w:id="41"/>
      <w:r w:rsidDel="00000000" w:rsidR="00000000" w:rsidRPr="00000000">
        <w:rPr>
          <w:rtl w:val="0"/>
        </w:rPr>
        <w:t xml:space="preserve">17. Meeting and Purpose </w:t>
      </w:r>
    </w:p>
    <w:p w:rsidR="00000000" w:rsidDel="00000000" w:rsidP="00000000" w:rsidRDefault="00000000" w:rsidRPr="00000000" w14:paraId="000001D9">
      <w:pPr>
        <w:pStyle w:val="Heading1"/>
        <w:rPr/>
      </w:pPr>
      <w:bookmarkStart w:colFirst="0" w:colLast="0" w:name="_heading=h.mj1kdrw2boh" w:id="42"/>
      <w:bookmarkEnd w:id="42"/>
      <w:r w:rsidDel="00000000" w:rsidR="00000000" w:rsidRPr="00000000">
        <w:rPr>
          <w:rtl w:val="0"/>
        </w:rPr>
        <w:t xml:space="preserve">17.1 Committee meeting:</w:t>
      </w:r>
    </w:p>
    <w:p w:rsidR="00000000" w:rsidDel="00000000" w:rsidP="00000000" w:rsidRDefault="00000000" w:rsidRPr="00000000" w14:paraId="000001DA">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sz w:val="24"/>
          <w:szCs w:val="24"/>
          <w:rtl w:val="0"/>
        </w:rPr>
        <w:t xml:space="preserve">The committee meeting shall be called as and when required.</w:t>
      </w:r>
      <w:r w:rsidDel="00000000" w:rsidR="00000000" w:rsidRPr="00000000">
        <w:rPr>
          <w:rtl w:val="0"/>
        </w:rPr>
      </w:r>
    </w:p>
    <w:p w:rsidR="00000000" w:rsidDel="00000000" w:rsidP="00000000" w:rsidRDefault="00000000" w:rsidRPr="00000000" w14:paraId="000001DB">
      <w:pPr>
        <w:pStyle w:val="Heading1"/>
        <w:rPr/>
      </w:pPr>
      <w:bookmarkStart w:colFirst="0" w:colLast="0" w:name="_heading=h.mynddz95jxm6" w:id="43"/>
      <w:bookmarkEnd w:id="43"/>
      <w:r w:rsidDel="00000000" w:rsidR="00000000" w:rsidRPr="00000000">
        <w:rPr>
          <w:rtl w:val="0"/>
        </w:rPr>
        <w:t xml:space="preserve">17.2 General Meeting</w:t>
      </w:r>
    </w:p>
    <w:p w:rsidR="00000000" w:rsidDel="00000000" w:rsidP="00000000" w:rsidRDefault="00000000" w:rsidRPr="00000000" w14:paraId="000001DC">
      <w:pPr>
        <w:rPr/>
      </w:pPr>
      <w:r w:rsidDel="00000000" w:rsidR="00000000" w:rsidRPr="00000000">
        <w:rPr>
          <w:rFonts w:ascii="Times New Roman" w:cs="Times New Roman" w:eastAsia="Times New Roman" w:hAnsi="Times New Roman"/>
          <w:sz w:val="24"/>
          <w:szCs w:val="24"/>
          <w:rtl w:val="0"/>
        </w:rPr>
        <w:t xml:space="preserve">The general meeting shall be conducted twice on a half-yearly basis. This is generally to discuss the activities, the group’s achievements, planning, and to resolve various issues.</w:t>
      </w:r>
      <w:r w:rsidDel="00000000" w:rsidR="00000000" w:rsidRPr="00000000">
        <w:rPr>
          <w:rtl w:val="0"/>
        </w:rPr>
      </w:r>
    </w:p>
    <w:p w:rsidR="00000000" w:rsidDel="00000000" w:rsidP="00000000" w:rsidRDefault="00000000" w:rsidRPr="00000000" w14:paraId="000001DD">
      <w:pPr>
        <w:pStyle w:val="Heading1"/>
        <w:rPr/>
      </w:pPr>
      <w:bookmarkStart w:colFirst="0" w:colLast="0" w:name="_heading=h.7dk7l92i73cw" w:id="44"/>
      <w:bookmarkEnd w:id="44"/>
      <w:r w:rsidDel="00000000" w:rsidR="00000000" w:rsidRPr="00000000">
        <w:rPr>
          <w:rtl w:val="0"/>
        </w:rPr>
        <w:t xml:space="preserve">18. Penalties </w:t>
      </w:r>
    </w:p>
    <w:p w:rsidR="00000000" w:rsidDel="00000000" w:rsidP="00000000" w:rsidRDefault="00000000" w:rsidRPr="00000000" w14:paraId="000001D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any group members or outsiders are found collecting the star anise without the approval or collection shall be penalized. 200.00 per kg for wet seed pods and Nu. 400.00 per kg for dry seed pods</w:t>
      </w:r>
    </w:p>
    <w:p w:rsidR="00000000" w:rsidDel="00000000" w:rsidP="00000000" w:rsidRDefault="00000000" w:rsidRPr="00000000" w14:paraId="000001D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fine of Nu. 300.00 per incident shall be collected if any group members fail to attend meetings</w:t>
      </w:r>
    </w:p>
    <w:p w:rsidR="00000000" w:rsidDel="00000000" w:rsidP="00000000" w:rsidRDefault="00000000" w:rsidRPr="00000000" w14:paraId="000001E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fine of Nu. 300.00 per incidence shall be collected even if the group members have not conducted the 2 general meetings as per the schedule</w:t>
      </w:r>
    </w:p>
    <w:p w:rsidR="00000000" w:rsidDel="00000000" w:rsidP="00000000" w:rsidRDefault="00000000" w:rsidRPr="00000000" w14:paraId="000001E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ltfrj5b1tnbh" w:id="45"/>
      <w:bookmarkEnd w:id="4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Similarly, if any group members are found absent during the star anise harvesting season, a fine of Nu. 500.00 per day shall be penalized as a penalty</w:t>
      </w:r>
    </w:p>
    <w:p w:rsidR="00000000" w:rsidDel="00000000" w:rsidP="00000000" w:rsidRDefault="00000000" w:rsidRPr="00000000" w14:paraId="000001E2">
      <w:pPr>
        <w:pStyle w:val="Heading1"/>
        <w:rPr/>
      </w:pPr>
      <w:bookmarkStart w:colFirst="0" w:colLast="0" w:name="_heading=h.j6ebjbinpr63" w:id="46"/>
      <w:bookmarkEnd w:id="46"/>
      <w:r w:rsidDel="00000000" w:rsidR="00000000" w:rsidRPr="00000000">
        <w:rPr>
          <w:rtl w:val="0"/>
        </w:rPr>
        <w:t xml:space="preserve">19. Roles and authority of the Department</w:t>
      </w:r>
    </w:p>
    <w:p w:rsidR="00000000" w:rsidDel="00000000" w:rsidP="00000000" w:rsidRDefault="00000000" w:rsidRPr="00000000" w14:paraId="000001E3">
      <w:pPr>
        <w:widowControl w:val="0"/>
        <w:spacing w:after="0" w:lineRule="auto"/>
        <w:jc w:val="both"/>
        <w:rPr>
          <w:rFonts w:ascii="Times New Roman" w:cs="Times New Roman" w:eastAsia="Times New Roman" w:hAnsi="Times New Roman"/>
          <w:sz w:val="24"/>
          <w:szCs w:val="24"/>
        </w:rPr>
      </w:pPr>
      <w:bookmarkStart w:colFirst="0" w:colLast="0" w:name="_heading=h.huu0q4vy3yak" w:id="47"/>
      <w:bookmarkEnd w:id="47"/>
      <w:r w:rsidDel="00000000" w:rsidR="00000000" w:rsidRPr="00000000">
        <w:rPr>
          <w:rFonts w:ascii="Times New Roman" w:cs="Times New Roman" w:eastAsia="Times New Roman" w:hAnsi="Times New Roman"/>
          <w:sz w:val="24"/>
          <w:szCs w:val="24"/>
          <w:rtl w:val="0"/>
        </w:rPr>
        <w:t xml:space="preserve">The following are the roles and authority bestowed on Bumdeling Wildlife Sanctuary (BWS) during the entire management plan period.</w:t>
      </w:r>
    </w:p>
    <w:p w:rsidR="00000000" w:rsidDel="00000000" w:rsidP="00000000" w:rsidRDefault="00000000" w:rsidRPr="00000000" w14:paraId="000001E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BWS, in collaboration with the Forest Resources Planning and Management Division (FRPMD), shall provide technical support and guidance during the implementation of any activities on Star Anise management</w:t>
      </w:r>
    </w:p>
    <w:p w:rsidR="00000000" w:rsidDel="00000000" w:rsidP="00000000" w:rsidRDefault="00000000" w:rsidRPr="00000000" w14:paraId="000001E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BWS shall provide support for the amendment and review of the management plan if needed for any changes</w:t>
      </w:r>
    </w:p>
    <w:p w:rsidR="00000000" w:rsidDel="00000000" w:rsidP="00000000" w:rsidRDefault="00000000" w:rsidRPr="00000000" w14:paraId="000001E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Inspection, monitoring, and reviews of the activities based on the management plan shall be conducted from time to time</w:t>
      </w:r>
    </w:p>
    <w:p w:rsidR="00000000" w:rsidDel="00000000" w:rsidP="00000000" w:rsidRDefault="00000000" w:rsidRPr="00000000" w14:paraId="000001E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Take action on any illegal activities based on the Forest and Nature Conservation Rules and Regulations of Bhutan, 2023</w:t>
      </w:r>
    </w:p>
    <w:p w:rsidR="00000000" w:rsidDel="00000000" w:rsidP="00000000" w:rsidRDefault="00000000" w:rsidRPr="00000000" w14:paraId="000001E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Except for star anise seed pod collection, the department shall exercise the power to manage, protect, and utilize other natural resources in the designated area</w:t>
      </w:r>
    </w:p>
    <w:p w:rsidR="00000000" w:rsidDel="00000000" w:rsidP="00000000" w:rsidRDefault="00000000" w:rsidRPr="00000000" w14:paraId="000001E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Department of Forest and Park Services and BWS management shall have the right to cancel the certificate of Aja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I.griffithii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management plan if the group fails to perform and implement as per the approved management plan</w:t>
      </w:r>
    </w:p>
    <w:p w:rsidR="00000000" w:rsidDel="00000000" w:rsidP="00000000" w:rsidRDefault="00000000" w:rsidRPr="00000000" w14:paraId="000001E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2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BWS shall facilitate the delivery of forestry services based on the Forest and Nature Conservation Act of Bhutan 2023, and its rules &amp; regulations 2023</w:t>
      </w:r>
    </w:p>
    <w:sdt>
      <w:sdtPr>
        <w:id w:val="1802420652"/>
        <w:tag w:val="goog_rdk_12"/>
      </w:sdtPr>
      <w:sdtContent>
        <w:p w:rsidR="00000000" w:rsidDel="00000000" w:rsidP="00000000" w:rsidRDefault="00000000" w:rsidRPr="00000000" w14:paraId="000001EB">
          <w:pPr>
            <w:widowControl w:val="0"/>
            <w:spacing w:after="0" w:lineRule="auto"/>
            <w:ind w:left="90" w:firstLine="0"/>
            <w:rPr>
              <w:ins w:author="Kezang Wangmo" w:id="6" w:date="2025-08-14T10:16:00Z"/>
              <w:rFonts w:ascii="Times New Roman" w:cs="Times New Roman" w:eastAsia="Times New Roman" w:hAnsi="Times New Roman"/>
              <w:sz w:val="24"/>
              <w:szCs w:val="24"/>
            </w:rPr>
            <w:sectPr>
              <w:footerReference r:id="rId17" w:type="default"/>
              <w:type w:val="nextPage"/>
              <w:pgSz w:h="15840" w:w="12240" w:orient="portrait"/>
              <w:pgMar w:bottom="1440" w:top="1440" w:left="1440" w:right="1440" w:header="288" w:footer="720"/>
              <w:pgNumType w:start="1"/>
              <w:titlePg w:val="1"/>
            </w:sectPr>
          </w:pPr>
          <w:sdt>
            <w:sdtPr>
              <w:id w:val="-1711842712"/>
              <w:tag w:val="goog_rdk_11"/>
            </w:sdtPr>
            <w:sdtContent>
              <w:ins w:author="Kezang Wangmo" w:id="6" w:date="2025-08-14T10:16:00Z">
                <w:r w:rsidDel="00000000" w:rsidR="00000000" w:rsidRPr="00000000">
                  <w:rPr>
                    <w:rtl w:val="0"/>
                  </w:rPr>
                </w:r>
              </w:ins>
            </w:sdtContent>
          </w:sdt>
        </w:p>
      </w:sdtContent>
    </w:sdt>
    <w:p w:rsidR="00000000" w:rsidDel="00000000" w:rsidP="00000000" w:rsidRDefault="00000000" w:rsidRPr="00000000" w14:paraId="000001EC">
      <w:pPr>
        <w:rPr/>
      </w:pPr>
      <w:bookmarkStart w:colFirst="0" w:colLast="0" w:name="_heading=h.lt0jh4fop8hm" w:id="48"/>
      <w:bookmarkEnd w:id="48"/>
      <w:r w:rsidDel="00000000" w:rsidR="00000000" w:rsidRPr="00000000">
        <w:rPr>
          <w:rtl w:val="0"/>
        </w:rPr>
      </w:r>
    </w:p>
    <w:p w:rsidR="00000000" w:rsidDel="00000000" w:rsidP="00000000" w:rsidRDefault="00000000" w:rsidRPr="00000000" w14:paraId="000001E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-6349</wp:posOffset>
            </wp:positionH>
            <wp:positionV relativeFrom="paragraph">
              <wp:posOffset>127635</wp:posOffset>
            </wp:positionV>
            <wp:extent cx="5497830" cy="6725920"/>
            <wp:effectExtent b="9525" l="9525" r="9525" t="9525"/>
            <wp:wrapSquare wrapText="bothSides" distB="0" distT="0" distL="114300" distR="114300"/>
            <wp:docPr id="2057916119" name="image4.png"/>
            <a:graphic>
              <a:graphicData uri="http://schemas.openxmlformats.org/drawingml/2006/picture">
                <pic:pic>
                  <pic:nvPicPr>
                    <pic:cNvPr id="0" name="image4.png"/>
                    <pic:cNvPicPr preferRelativeResize="0"/>
                  </pic:nvPicPr>
                  <pic:blipFill>
                    <a:blip r:embed="rId18"/>
                    <a:srcRect b="0" l="0" r="0" t="9147"/>
                    <a:stretch>
                      <a:fillRect/>
                    </a:stretch>
                  </pic:blipFill>
                  <pic:spPr>
                    <a:xfrm>
                      <a:off x="0" y="0"/>
                      <a:ext cx="5497830" cy="6725920"/>
                    </a:xfrm>
                    <a:prstGeom prst="rect"/>
                    <a:ln w="9525">
                      <a:solidFill>
                        <a:srgbClr val="000000"/>
                      </a:solidFill>
                      <a:prstDash val="solid"/>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233998</wp:posOffset>
                </wp:positionH>
                <wp:positionV relativeFrom="paragraph">
                  <wp:posOffset>-413701</wp:posOffset>
                </wp:positionV>
                <wp:extent cx="2038350" cy="328295"/>
                <wp:effectExtent b="0" l="0" r="0" t="0"/>
                <wp:wrapSquare wrapText="bothSides" distB="0" distT="0" distL="114300" distR="114300"/>
                <wp:docPr id="2057916115" name=""/>
                <a:graphic>
                  <a:graphicData uri="http://schemas.microsoft.com/office/word/2010/wordprocessingShape">
                    <wps:wsp>
                      <wps:cNvSpPr/>
                      <wps:cNvPr id="4" name="Shape 4"/>
                      <wps:spPr>
                        <a:xfrm>
                          <a:off x="4331588" y="3620615"/>
                          <a:ext cx="2028825" cy="318770"/>
                        </a:xfrm>
                        <a:custGeom>
                          <a:rect b="b" l="l" r="r" t="t"/>
                          <a:pathLst>
                            <a:path extrusionOk="0" h="318770" w="2028825">
                              <a:moveTo>
                                <a:pt x="0" y="0"/>
                              </a:moveTo>
                              <a:lnTo>
                                <a:pt x="0" y="318770"/>
                              </a:lnTo>
                              <a:lnTo>
                                <a:pt x="2028825" y="318770"/>
                              </a:lnTo>
                              <a:lnTo>
                                <a:pt x="2028825"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ANNEXURE I: Application</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233998</wp:posOffset>
                </wp:positionH>
                <wp:positionV relativeFrom="paragraph">
                  <wp:posOffset>-413701</wp:posOffset>
                </wp:positionV>
                <wp:extent cx="2038350" cy="328295"/>
                <wp:effectExtent b="0" l="0" r="0" t="0"/>
                <wp:wrapSquare wrapText="bothSides" distB="0" distT="0" distL="114300" distR="114300"/>
                <wp:docPr id="2057916115"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2038350" cy="328295"/>
                        </a:xfrm>
                        <a:prstGeom prst="rect"/>
                        <a:ln/>
                      </pic:spPr>
                    </pic:pic>
                  </a:graphicData>
                </a:graphic>
              </wp:anchor>
            </w:drawing>
          </mc:Fallback>
        </mc:AlternateConten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156844</wp:posOffset>
            </wp:positionH>
            <wp:positionV relativeFrom="paragraph">
              <wp:posOffset>107950</wp:posOffset>
            </wp:positionV>
            <wp:extent cx="5335905" cy="6430010"/>
            <wp:effectExtent b="9525" l="9525" r="9525" t="9525"/>
            <wp:wrapSquare wrapText="bothSides" distB="0" distT="0" distL="114300" distR="114300"/>
            <wp:docPr id="2057916120" name="image7.jpg"/>
            <a:graphic>
              <a:graphicData uri="http://schemas.openxmlformats.org/drawingml/2006/picture">
                <pic:pic>
                  <pic:nvPicPr>
                    <pic:cNvPr id="0" name="image7.jpg"/>
                    <pic:cNvPicPr preferRelativeResize="0"/>
                  </pic:nvPicPr>
                  <pic:blipFill>
                    <a:blip r:embed="rId19"/>
                    <a:srcRect b="16558" l="7358" r="3232" t="8860"/>
                    <a:stretch>
                      <a:fillRect/>
                    </a:stretch>
                  </pic:blipFill>
                  <pic:spPr>
                    <a:xfrm>
                      <a:off x="0" y="0"/>
                      <a:ext cx="5335905" cy="6430010"/>
                    </a:xfrm>
                    <a:prstGeom prst="rect"/>
                    <a:ln w="9525">
                      <a:solidFill>
                        <a:srgbClr val="000000"/>
                      </a:solidFill>
                      <a:prstDash val="solid"/>
                    </a:ln>
                  </pic:spPr>
                </pic:pic>
              </a:graphicData>
            </a:graphic>
          </wp:anchor>
        </w:drawing>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978592" cy="6080326"/>
            <wp:effectExtent b="9525" l="9525" r="9525" t="9525"/>
            <wp:docPr id="2057916123" name="image8.jpg"/>
            <a:graphic>
              <a:graphicData uri="http://schemas.openxmlformats.org/drawingml/2006/picture">
                <pic:pic>
                  <pic:nvPicPr>
                    <pic:cNvPr id="0" name="image8.jpg"/>
                    <pic:cNvPicPr preferRelativeResize="0"/>
                  </pic:nvPicPr>
                  <pic:blipFill>
                    <a:blip r:embed="rId20"/>
                    <a:srcRect b="14517" l="6004" r="4022" t="8564"/>
                    <a:stretch>
                      <a:fillRect/>
                    </a:stretch>
                  </pic:blipFill>
                  <pic:spPr>
                    <a:xfrm>
                      <a:off x="0" y="0"/>
                      <a:ext cx="4978592" cy="6080326"/>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881733" cy="2474398"/>
            <wp:effectExtent b="9525" l="9525" r="9525" t="9525"/>
            <wp:docPr id="2057916124" name="image9.jpg"/>
            <a:graphic>
              <a:graphicData uri="http://schemas.openxmlformats.org/drawingml/2006/picture">
                <pic:pic>
                  <pic:nvPicPr>
                    <pic:cNvPr id="0" name="image9.jpg"/>
                    <pic:cNvPicPr preferRelativeResize="0"/>
                  </pic:nvPicPr>
                  <pic:blipFill>
                    <a:blip r:embed="rId21"/>
                    <a:srcRect b="58660" l="6240" r="3363" t="9160"/>
                    <a:stretch>
                      <a:fillRect/>
                    </a:stretch>
                  </pic:blipFill>
                  <pic:spPr>
                    <a:xfrm>
                      <a:off x="0" y="0"/>
                      <a:ext cx="4881733" cy="2474398"/>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-132880</wp:posOffset>
            </wp:positionH>
            <wp:positionV relativeFrom="paragraph">
              <wp:posOffset>-186689</wp:posOffset>
            </wp:positionV>
            <wp:extent cx="6182995" cy="8313420"/>
            <wp:effectExtent b="0" l="0" r="0" t="0"/>
            <wp:wrapSquare wrapText="bothSides" distB="0" distT="0" distL="114300" distR="114300"/>
            <wp:docPr id="205791611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6182995" cy="8313420"/>
                    </a:xfrm>
                    <a:prstGeom prst="rect"/>
                    <a:ln/>
                  </pic:spPr>
                </pic:pic>
              </a:graphicData>
            </a:graphic>
          </wp:anchor>
        </w:drawing>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856459" cy="8297629"/>
            <wp:effectExtent b="0" l="0" r="0" t="0"/>
            <wp:docPr id="205791612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856459" cy="8297629"/>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28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800" w:hanging="72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0"/>
      <w:numFmt w:val="decimal"/>
      <w:lvlText w:val="%1"/>
      <w:lvlJc w:val="left"/>
      <w:pPr>
        <w:ind w:left="600" w:hanging="600"/>
      </w:pPr>
      <w:rPr/>
    </w:lvl>
    <w:lvl w:ilvl="1">
      <w:start w:val="1"/>
      <w:numFmt w:val="decimal"/>
      <w:lvlText w:val="%1.%2"/>
      <w:lvlJc w:val="left"/>
      <w:pPr>
        <w:ind w:left="600" w:hanging="600"/>
      </w:pPr>
      <w:rPr/>
    </w:lvl>
    <w:lvl w:ilvl="2">
      <w:start w:val="2"/>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4"/>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3">
    <w:lvl w:ilvl="0">
      <w:start w:val="1"/>
      <w:numFmt w:val="bullet"/>
      <w:lvlText w:val="⮚"/>
      <w:lvlJc w:val="left"/>
      <w:pPr>
        <w:ind w:left="810" w:hanging="360"/>
      </w:pPr>
      <w:rPr>
        <w:rFonts w:ascii="Noto Sans Symbols" w:cs="Noto Sans Symbols" w:eastAsia="Noto Sans Symbols" w:hAnsi="Noto Sans Symbols"/>
      </w:rPr>
    </w:lvl>
    <w:lvl w:ilvl="1">
      <w:start w:val="1"/>
      <w:numFmt w:val="bullet"/>
      <w:lvlText w:val="o"/>
      <w:lvlJc w:val="left"/>
      <w:pPr>
        <w:ind w:left="1530" w:hanging="360"/>
      </w:pPr>
      <w:rPr>
        <w:rFonts w:ascii="Courier New" w:cs="Courier New" w:eastAsia="Courier New" w:hAnsi="Courier New"/>
      </w:rPr>
    </w:lvl>
    <w:lvl w:ilvl="2">
      <w:start w:val="1"/>
      <w:numFmt w:val="bullet"/>
      <w:lvlText w:val="▪"/>
      <w:lvlJc w:val="left"/>
      <w:pPr>
        <w:ind w:left="2250" w:hanging="360"/>
      </w:pPr>
      <w:rPr>
        <w:rFonts w:ascii="Noto Sans Symbols" w:cs="Noto Sans Symbols" w:eastAsia="Noto Sans Symbols" w:hAnsi="Noto Sans Symbols"/>
      </w:rPr>
    </w:lvl>
    <w:lvl w:ilvl="3">
      <w:start w:val="1"/>
      <w:numFmt w:val="bullet"/>
      <w:lvlText w:val="●"/>
      <w:lvlJc w:val="left"/>
      <w:pPr>
        <w:ind w:left="2970" w:hanging="360"/>
      </w:pPr>
      <w:rPr>
        <w:rFonts w:ascii="Noto Sans Symbols" w:cs="Noto Sans Symbols" w:eastAsia="Noto Sans Symbols" w:hAnsi="Noto Sans Symbols"/>
      </w:rPr>
    </w:lvl>
    <w:lvl w:ilvl="4">
      <w:start w:val="1"/>
      <w:numFmt w:val="bullet"/>
      <w:lvlText w:val="o"/>
      <w:lvlJc w:val="left"/>
      <w:pPr>
        <w:ind w:left="3690" w:hanging="360"/>
      </w:pPr>
      <w:rPr>
        <w:rFonts w:ascii="Courier New" w:cs="Courier New" w:eastAsia="Courier New" w:hAnsi="Courier New"/>
      </w:rPr>
    </w:lvl>
    <w:lvl w:ilvl="5">
      <w:start w:val="1"/>
      <w:numFmt w:val="bullet"/>
      <w:lvlText w:val="▪"/>
      <w:lvlJc w:val="left"/>
      <w:pPr>
        <w:ind w:left="4410" w:hanging="360"/>
      </w:pPr>
      <w:rPr>
        <w:rFonts w:ascii="Noto Sans Symbols" w:cs="Noto Sans Symbols" w:eastAsia="Noto Sans Symbols" w:hAnsi="Noto Sans Symbols"/>
      </w:rPr>
    </w:lvl>
    <w:lvl w:ilvl="6">
      <w:start w:val="1"/>
      <w:numFmt w:val="bullet"/>
      <w:lvlText w:val="●"/>
      <w:lvlJc w:val="left"/>
      <w:pPr>
        <w:ind w:left="5130" w:hanging="360"/>
      </w:pPr>
      <w:rPr>
        <w:rFonts w:ascii="Noto Sans Symbols" w:cs="Noto Sans Symbols" w:eastAsia="Noto Sans Symbols" w:hAnsi="Noto Sans Symbols"/>
      </w:rPr>
    </w:lvl>
    <w:lvl w:ilvl="7">
      <w:start w:val="1"/>
      <w:numFmt w:val="bullet"/>
      <w:lvlText w:val="o"/>
      <w:lvlJc w:val="left"/>
      <w:pPr>
        <w:ind w:left="5850" w:hanging="360"/>
      </w:pPr>
      <w:rPr>
        <w:rFonts w:ascii="Courier New" w:cs="Courier New" w:eastAsia="Courier New" w:hAnsi="Courier New"/>
      </w:rPr>
    </w:lvl>
    <w:lvl w:ilvl="8">
      <w:start w:val="1"/>
      <w:numFmt w:val="bullet"/>
      <w:lvlText w:val="▪"/>
      <w:lvlJc w:val="left"/>
      <w:pPr>
        <w:ind w:left="6570" w:hanging="360"/>
      </w:pPr>
      <w:rPr>
        <w:rFonts w:ascii="Noto Sans Symbols" w:cs="Noto Sans Symbols" w:eastAsia="Noto Sans Symbols" w:hAnsi="Noto Sans Symbols"/>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0"/>
      <w:numFmt w:val="decimal"/>
      <w:lvlText w:val="%1"/>
      <w:lvlJc w:val="left"/>
      <w:pPr>
        <w:ind w:left="600" w:hanging="600"/>
      </w:pPr>
      <w:rPr/>
    </w:lvl>
    <w:lvl w:ilvl="1">
      <w:start w:val="1"/>
      <w:numFmt w:val="decimal"/>
      <w:lvlText w:val="%1.%2"/>
      <w:lvlJc w:val="left"/>
      <w:pPr>
        <w:ind w:left="600" w:hanging="60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6">
    <w:lvl w:ilvl="0">
      <w:start w:val="1"/>
      <w:numFmt w:val="bullet"/>
      <w:lvlText w:val="●"/>
      <w:lvlJc w:val="left"/>
      <w:pPr>
        <w:ind w:left="1170" w:hanging="360"/>
      </w:pPr>
      <w:rPr>
        <w:rFonts w:ascii="Noto Sans Symbols" w:cs="Noto Sans Symbols" w:eastAsia="Noto Sans Symbols" w:hAnsi="Noto Sans Symbols"/>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17">
    <w:lvl w:ilvl="0">
      <w:start w:val="1"/>
      <w:numFmt w:val="bullet"/>
      <w:lvlText w:val="●"/>
      <w:lvlJc w:val="left"/>
      <w:pPr>
        <w:ind w:left="1470" w:hanging="360"/>
      </w:pPr>
      <w:rPr>
        <w:rFonts w:ascii="Noto Sans Symbols" w:cs="Noto Sans Symbols" w:eastAsia="Noto Sans Symbols" w:hAnsi="Noto Sans Symbols"/>
      </w:rPr>
    </w:lvl>
    <w:lvl w:ilvl="1">
      <w:start w:val="1"/>
      <w:numFmt w:val="bullet"/>
      <w:lvlText w:val="o"/>
      <w:lvlJc w:val="left"/>
      <w:pPr>
        <w:ind w:left="2190" w:hanging="360"/>
      </w:pPr>
      <w:rPr>
        <w:rFonts w:ascii="Courier New" w:cs="Courier New" w:eastAsia="Courier New" w:hAnsi="Courier New"/>
      </w:rPr>
    </w:lvl>
    <w:lvl w:ilvl="2">
      <w:start w:val="1"/>
      <w:numFmt w:val="bullet"/>
      <w:lvlText w:val="▪"/>
      <w:lvlJc w:val="left"/>
      <w:pPr>
        <w:ind w:left="2910" w:hanging="360"/>
      </w:pPr>
      <w:rPr>
        <w:rFonts w:ascii="Noto Sans Symbols" w:cs="Noto Sans Symbols" w:eastAsia="Noto Sans Symbols" w:hAnsi="Noto Sans Symbols"/>
      </w:rPr>
    </w:lvl>
    <w:lvl w:ilvl="3">
      <w:start w:val="1"/>
      <w:numFmt w:val="bullet"/>
      <w:lvlText w:val="●"/>
      <w:lvlJc w:val="left"/>
      <w:pPr>
        <w:ind w:left="3630" w:hanging="360"/>
      </w:pPr>
      <w:rPr>
        <w:rFonts w:ascii="Noto Sans Symbols" w:cs="Noto Sans Symbols" w:eastAsia="Noto Sans Symbols" w:hAnsi="Noto Sans Symbols"/>
      </w:rPr>
    </w:lvl>
    <w:lvl w:ilvl="4">
      <w:start w:val="1"/>
      <w:numFmt w:val="bullet"/>
      <w:lvlText w:val="o"/>
      <w:lvlJc w:val="left"/>
      <w:pPr>
        <w:ind w:left="4350" w:hanging="360"/>
      </w:pPr>
      <w:rPr>
        <w:rFonts w:ascii="Courier New" w:cs="Courier New" w:eastAsia="Courier New" w:hAnsi="Courier New"/>
      </w:rPr>
    </w:lvl>
    <w:lvl w:ilvl="5">
      <w:start w:val="1"/>
      <w:numFmt w:val="bullet"/>
      <w:lvlText w:val="▪"/>
      <w:lvlJc w:val="left"/>
      <w:pPr>
        <w:ind w:left="5070" w:hanging="360"/>
      </w:pPr>
      <w:rPr>
        <w:rFonts w:ascii="Noto Sans Symbols" w:cs="Noto Sans Symbols" w:eastAsia="Noto Sans Symbols" w:hAnsi="Noto Sans Symbols"/>
      </w:rPr>
    </w:lvl>
    <w:lvl w:ilvl="6">
      <w:start w:val="1"/>
      <w:numFmt w:val="bullet"/>
      <w:lvlText w:val="●"/>
      <w:lvlJc w:val="left"/>
      <w:pPr>
        <w:ind w:left="5790" w:hanging="360"/>
      </w:pPr>
      <w:rPr>
        <w:rFonts w:ascii="Noto Sans Symbols" w:cs="Noto Sans Symbols" w:eastAsia="Noto Sans Symbols" w:hAnsi="Noto Sans Symbols"/>
      </w:rPr>
    </w:lvl>
    <w:lvl w:ilvl="7">
      <w:start w:val="1"/>
      <w:numFmt w:val="bullet"/>
      <w:lvlText w:val="o"/>
      <w:lvlJc w:val="left"/>
      <w:pPr>
        <w:ind w:left="6510" w:hanging="360"/>
      </w:pPr>
      <w:rPr>
        <w:rFonts w:ascii="Courier New" w:cs="Courier New" w:eastAsia="Courier New" w:hAnsi="Courier New"/>
      </w:rPr>
    </w:lvl>
    <w:lvl w:ilvl="8">
      <w:start w:val="1"/>
      <w:numFmt w:val="bullet"/>
      <w:lvlText w:val="▪"/>
      <w:lvlJc w:val="left"/>
      <w:pPr>
        <w:ind w:left="7230" w:hanging="360"/>
      </w:pPr>
      <w:rPr>
        <w:rFonts w:ascii="Noto Sans Symbols" w:cs="Noto Sans Symbols" w:eastAsia="Noto Sans Symbols" w:hAnsi="Noto Sans Symbols"/>
      </w:rPr>
    </w:lvl>
  </w:abstractNum>
  <w:abstractNum w:abstractNumId="18">
    <w:lvl w:ilvl="0">
      <w:start w:val="1"/>
      <w:numFmt w:val="bullet"/>
      <w:lvlText w:val="●"/>
      <w:lvlJc w:val="left"/>
      <w:pPr>
        <w:ind w:left="1755" w:hanging="360"/>
      </w:pPr>
      <w:rPr>
        <w:rFonts w:ascii="Noto Sans Symbols" w:cs="Noto Sans Symbols" w:eastAsia="Noto Sans Symbols" w:hAnsi="Noto Sans Symbols"/>
      </w:rPr>
    </w:lvl>
    <w:lvl w:ilvl="1">
      <w:start w:val="1"/>
      <w:numFmt w:val="bullet"/>
      <w:lvlText w:val="o"/>
      <w:lvlJc w:val="left"/>
      <w:pPr>
        <w:ind w:left="2475" w:hanging="360"/>
      </w:pPr>
      <w:rPr>
        <w:rFonts w:ascii="Courier New" w:cs="Courier New" w:eastAsia="Courier New" w:hAnsi="Courier New"/>
      </w:rPr>
    </w:lvl>
    <w:lvl w:ilvl="2">
      <w:start w:val="1"/>
      <w:numFmt w:val="bullet"/>
      <w:lvlText w:val="▪"/>
      <w:lvlJc w:val="left"/>
      <w:pPr>
        <w:ind w:left="3195" w:hanging="360"/>
      </w:pPr>
      <w:rPr>
        <w:rFonts w:ascii="Noto Sans Symbols" w:cs="Noto Sans Symbols" w:eastAsia="Noto Sans Symbols" w:hAnsi="Noto Sans Symbols"/>
      </w:rPr>
    </w:lvl>
    <w:lvl w:ilvl="3">
      <w:start w:val="1"/>
      <w:numFmt w:val="bullet"/>
      <w:lvlText w:val="●"/>
      <w:lvlJc w:val="left"/>
      <w:pPr>
        <w:ind w:left="3915" w:hanging="360"/>
      </w:pPr>
      <w:rPr>
        <w:rFonts w:ascii="Noto Sans Symbols" w:cs="Noto Sans Symbols" w:eastAsia="Noto Sans Symbols" w:hAnsi="Noto Sans Symbols"/>
      </w:rPr>
    </w:lvl>
    <w:lvl w:ilvl="4">
      <w:start w:val="1"/>
      <w:numFmt w:val="bullet"/>
      <w:lvlText w:val="o"/>
      <w:lvlJc w:val="left"/>
      <w:pPr>
        <w:ind w:left="4635" w:hanging="360"/>
      </w:pPr>
      <w:rPr>
        <w:rFonts w:ascii="Courier New" w:cs="Courier New" w:eastAsia="Courier New" w:hAnsi="Courier New"/>
      </w:rPr>
    </w:lvl>
    <w:lvl w:ilvl="5">
      <w:start w:val="1"/>
      <w:numFmt w:val="bullet"/>
      <w:lvlText w:val="▪"/>
      <w:lvlJc w:val="left"/>
      <w:pPr>
        <w:ind w:left="5355" w:hanging="360"/>
      </w:pPr>
      <w:rPr>
        <w:rFonts w:ascii="Noto Sans Symbols" w:cs="Noto Sans Symbols" w:eastAsia="Noto Sans Symbols" w:hAnsi="Noto Sans Symbols"/>
      </w:rPr>
    </w:lvl>
    <w:lvl w:ilvl="6">
      <w:start w:val="1"/>
      <w:numFmt w:val="bullet"/>
      <w:lvlText w:val="●"/>
      <w:lvlJc w:val="left"/>
      <w:pPr>
        <w:ind w:left="6075" w:hanging="360"/>
      </w:pPr>
      <w:rPr>
        <w:rFonts w:ascii="Noto Sans Symbols" w:cs="Noto Sans Symbols" w:eastAsia="Noto Sans Symbols" w:hAnsi="Noto Sans Symbols"/>
      </w:rPr>
    </w:lvl>
    <w:lvl w:ilvl="7">
      <w:start w:val="1"/>
      <w:numFmt w:val="bullet"/>
      <w:lvlText w:val="o"/>
      <w:lvlJc w:val="left"/>
      <w:pPr>
        <w:ind w:left="6795" w:hanging="360"/>
      </w:pPr>
      <w:rPr>
        <w:rFonts w:ascii="Courier New" w:cs="Courier New" w:eastAsia="Courier New" w:hAnsi="Courier New"/>
      </w:rPr>
    </w:lvl>
    <w:lvl w:ilvl="8">
      <w:start w:val="1"/>
      <w:numFmt w:val="bullet"/>
      <w:lvlText w:val="▪"/>
      <w:lvlJc w:val="left"/>
      <w:pPr>
        <w:ind w:left="7515"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0" w:lineRule="auto"/>
    </w:pPr>
    <w:rPr>
      <w:rFonts w:ascii="Times New Roman" w:cs="Times New Roman" w:eastAsia="Times New Roman" w:hAnsi="Times New Roman"/>
      <w:b w:val="1"/>
      <w:color w:val="000000"/>
      <w:sz w:val="24"/>
      <w:szCs w:val="24"/>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b w:val="1"/>
      <w:sz w:val="24"/>
      <w:szCs w:val="24"/>
      <w:u w:val="singl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6F5AD0"/>
    <w:rPr>
      <w:rFonts w:ascii="Times New Roman" w:cs="Times New Roman" w:eastAsia="Times New Roman" w:hAnsi="Times New Roman"/>
      <w:b w:val="1"/>
      <w:bCs w:val="1"/>
      <w:noProof w:val="1"/>
      <w:color w:val="000000" w:themeColor="text1"/>
      <w:kern w:val="32"/>
      <w:sz w:val="24"/>
      <w:szCs w:val="24"/>
      <w:lang w:bidi="ar-SA"/>
    </w:rPr>
  </w:style>
  <w:style w:type="character" w:styleId="Hyperlink">
    <w:name w:val="Hyperlink"/>
    <w:basedOn w:val="DefaultParagraphFont"/>
    <w:uiPriority w:val="99"/>
    <w:unhideWhenUsed w:val="1"/>
    <w:rsid w:val="006B1709"/>
    <w:rPr>
      <w:color w:val="0000ff"/>
      <w:u w:val="single"/>
    </w:rPr>
  </w:style>
  <w:style w:type="paragraph" w:styleId="ListParagraph">
    <w:name w:val="List Paragraph"/>
    <w:basedOn w:val="Normal"/>
    <w:uiPriority w:val="34"/>
    <w:qFormat w:val="1"/>
    <w:rsid w:val="004E0371"/>
    <w:pPr>
      <w:ind w:left="720"/>
      <w:contextualSpacing w:val="1"/>
    </w:pPr>
  </w:style>
  <w:style w:type="paragraph" w:styleId="BodyText">
    <w:name w:val="Body Text"/>
    <w:basedOn w:val="Normal"/>
    <w:link w:val="BodyTextChar"/>
    <w:rsid w:val="00D74361"/>
    <w:pPr>
      <w:spacing w:after="120" w:line="240" w:lineRule="auto"/>
    </w:pPr>
    <w:rPr>
      <w:rFonts w:ascii="Times New Roman" w:cs="Times New Roman" w:eastAsia="Times New Roman" w:hAnsi="Times New Roman"/>
      <w:sz w:val="24"/>
      <w:szCs w:val="24"/>
      <w:lang w:bidi="ar-SA"/>
    </w:rPr>
  </w:style>
  <w:style w:type="character" w:styleId="BodyTextChar" w:customStyle="1">
    <w:name w:val="Body Text Char"/>
    <w:basedOn w:val="DefaultParagraphFont"/>
    <w:link w:val="BodyText"/>
    <w:rsid w:val="00D74361"/>
    <w:rPr>
      <w:rFonts w:ascii="Times New Roman" w:cs="Times New Roman" w:eastAsia="Times New Roman" w:hAnsi="Times New Roman"/>
      <w:sz w:val="24"/>
      <w:szCs w:val="24"/>
      <w:lang w:bidi="ar-SA"/>
    </w:rPr>
  </w:style>
  <w:style w:type="paragraph" w:styleId="BodyText3">
    <w:name w:val="Body Text 3"/>
    <w:basedOn w:val="Normal"/>
    <w:link w:val="BodyText3Char"/>
    <w:uiPriority w:val="99"/>
    <w:unhideWhenUsed w:val="1"/>
    <w:rsid w:val="00FF5122"/>
    <w:pPr>
      <w:spacing w:after="120"/>
    </w:pPr>
    <w:rPr>
      <w:sz w:val="16"/>
      <w:szCs w:val="23"/>
    </w:rPr>
  </w:style>
  <w:style w:type="character" w:styleId="BodyText3Char" w:customStyle="1">
    <w:name w:val="Body Text 3 Char"/>
    <w:basedOn w:val="DefaultParagraphFont"/>
    <w:link w:val="BodyText3"/>
    <w:uiPriority w:val="99"/>
    <w:rsid w:val="00FF5122"/>
    <w:rPr>
      <w:sz w:val="16"/>
      <w:szCs w:val="23"/>
    </w:rPr>
  </w:style>
  <w:style w:type="paragraph" w:styleId="Header">
    <w:name w:val="header"/>
    <w:basedOn w:val="Normal"/>
    <w:link w:val="HeaderChar"/>
    <w:unhideWhenUsed w:val="1"/>
    <w:rsid w:val="00451CF5"/>
    <w:pPr>
      <w:tabs>
        <w:tab w:val="center" w:pos="4680"/>
        <w:tab w:val="right" w:pos="9360"/>
      </w:tabs>
      <w:spacing w:after="0" w:line="240" w:lineRule="auto"/>
    </w:pPr>
  </w:style>
  <w:style w:type="character" w:styleId="HeaderChar" w:customStyle="1">
    <w:name w:val="Header Char"/>
    <w:basedOn w:val="DefaultParagraphFont"/>
    <w:link w:val="Header"/>
    <w:uiPriority w:val="99"/>
    <w:rsid w:val="00451CF5"/>
  </w:style>
  <w:style w:type="paragraph" w:styleId="Footer">
    <w:name w:val="footer"/>
    <w:basedOn w:val="Normal"/>
    <w:link w:val="FooterChar"/>
    <w:uiPriority w:val="99"/>
    <w:unhideWhenUsed w:val="1"/>
    <w:rsid w:val="00451CF5"/>
    <w:pPr>
      <w:tabs>
        <w:tab w:val="center" w:pos="4680"/>
        <w:tab w:val="right" w:pos="9360"/>
      </w:tabs>
      <w:spacing w:after="0" w:line="240" w:lineRule="auto"/>
    </w:pPr>
  </w:style>
  <w:style w:type="character" w:styleId="FooterChar" w:customStyle="1">
    <w:name w:val="Footer Char"/>
    <w:basedOn w:val="DefaultParagraphFont"/>
    <w:link w:val="Footer"/>
    <w:uiPriority w:val="99"/>
    <w:rsid w:val="00451CF5"/>
  </w:style>
  <w:style w:type="paragraph" w:styleId="TOC2">
    <w:name w:val="toc 2"/>
    <w:basedOn w:val="Normal"/>
    <w:next w:val="Normal"/>
    <w:autoRedefine w:val="1"/>
    <w:uiPriority w:val="39"/>
    <w:unhideWhenUsed w:val="1"/>
    <w:rsid w:val="00D32F4A"/>
    <w:pPr>
      <w:tabs>
        <w:tab w:val="right" w:leader="dot" w:pos="9016"/>
      </w:tabs>
      <w:spacing w:line="240" w:lineRule="auto"/>
      <w:ind w:left="220"/>
    </w:pPr>
    <w:rPr>
      <w:rFonts w:ascii="Times New Roman" w:cs="Times New Roman" w:eastAsia="Calibri" w:hAnsi="Times New Roman"/>
      <w:noProof w:val="1"/>
      <w:sz w:val="24"/>
      <w:szCs w:val="24"/>
      <w:lang w:bidi="ar-SA"/>
    </w:rPr>
  </w:style>
  <w:style w:type="paragraph" w:styleId="FootnoteText">
    <w:name w:val="footnote text"/>
    <w:basedOn w:val="Normal"/>
    <w:link w:val="FootnoteTextChar1"/>
    <w:rsid w:val="0085459E"/>
    <w:pPr>
      <w:spacing w:after="0" w:line="240" w:lineRule="auto"/>
    </w:pPr>
    <w:rPr>
      <w:rFonts w:ascii="Times New Roman" w:cs="Times New Roman" w:eastAsia="Times New Roman" w:hAnsi="Times New Roman"/>
      <w:sz w:val="20"/>
      <w:szCs w:val="20"/>
      <w:lang w:bidi="ar-SA" w:val="en-GB"/>
    </w:rPr>
  </w:style>
  <w:style w:type="character" w:styleId="FootnoteTextChar" w:customStyle="1">
    <w:name w:val="Footnote Text Char"/>
    <w:basedOn w:val="DefaultParagraphFont"/>
    <w:uiPriority w:val="99"/>
    <w:semiHidden w:val="1"/>
    <w:rsid w:val="0085459E"/>
    <w:rPr>
      <w:sz w:val="20"/>
      <w:szCs w:val="29"/>
    </w:rPr>
  </w:style>
  <w:style w:type="character" w:styleId="FootnoteTextChar1" w:customStyle="1">
    <w:name w:val="Footnote Text Char1"/>
    <w:link w:val="FootnoteText"/>
    <w:rsid w:val="0085459E"/>
    <w:rPr>
      <w:rFonts w:ascii="Times New Roman" w:cs="Times New Roman" w:eastAsia="Times New Roman" w:hAnsi="Times New Roman"/>
      <w:sz w:val="20"/>
      <w:szCs w:val="20"/>
      <w:lang w:bidi="ar-SA" w:val="en-GB"/>
    </w:rPr>
  </w:style>
  <w:style w:type="character" w:styleId="FootnoteReference">
    <w:name w:val="footnote reference"/>
    <w:rsid w:val="0085459E"/>
    <w:rPr>
      <w:vertAlign w:val="superscript"/>
    </w:rPr>
  </w:style>
  <w:style w:type="table" w:styleId="TableGrid">
    <w:name w:val="Table Grid"/>
    <w:basedOn w:val="TableNormal"/>
    <w:uiPriority w:val="39"/>
    <w:rsid w:val="00C2742A"/>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LightGrid-Accent3">
    <w:name w:val="Light Grid Accent 3"/>
    <w:basedOn w:val="TableNormal"/>
    <w:uiPriority w:val="62"/>
    <w:rsid w:val="00C666C4"/>
    <w:pPr>
      <w:spacing w:after="0" w:line="240" w:lineRule="auto"/>
    </w:pPr>
    <w:rPr>
      <w:szCs w:val="22"/>
      <w:lang w:bidi="ar-SA"/>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paragraph" w:styleId="BalloonText">
    <w:name w:val="Balloon Text"/>
    <w:basedOn w:val="Normal"/>
    <w:link w:val="BalloonTextChar"/>
    <w:uiPriority w:val="99"/>
    <w:semiHidden w:val="1"/>
    <w:unhideWhenUsed w:val="1"/>
    <w:rsid w:val="003D3E27"/>
    <w:pPr>
      <w:spacing w:after="0" w:line="240" w:lineRule="auto"/>
    </w:pPr>
    <w:rPr>
      <w:rFonts w:ascii="Tahoma" w:cs="Tahoma" w:hAnsi="Tahoma"/>
      <w:sz w:val="16"/>
      <w:szCs w:val="23"/>
    </w:rPr>
  </w:style>
  <w:style w:type="character" w:styleId="BalloonTextChar" w:customStyle="1">
    <w:name w:val="Balloon Text Char"/>
    <w:basedOn w:val="DefaultParagraphFont"/>
    <w:link w:val="BalloonText"/>
    <w:uiPriority w:val="99"/>
    <w:semiHidden w:val="1"/>
    <w:rsid w:val="003D3E27"/>
    <w:rPr>
      <w:rFonts w:ascii="Tahoma" w:cs="Tahoma" w:hAnsi="Tahoma"/>
      <w:sz w:val="16"/>
      <w:szCs w:val="23"/>
    </w:rPr>
  </w:style>
  <w:style w:type="character" w:styleId="Heading2Char" w:customStyle="1">
    <w:name w:val="Heading 2 Char"/>
    <w:basedOn w:val="DefaultParagraphFont"/>
    <w:link w:val="Heading2"/>
    <w:uiPriority w:val="9"/>
    <w:rsid w:val="006D3D92"/>
    <w:rPr>
      <w:rFonts w:asciiTheme="majorHAnsi" w:cstheme="majorBidi" w:eastAsiaTheme="majorEastAsia" w:hAnsiTheme="majorHAnsi"/>
      <w:b w:val="1"/>
      <w:bCs w:val="1"/>
      <w:color w:val="4f81bd" w:themeColor="accent1"/>
      <w:sz w:val="26"/>
      <w:szCs w:val="37"/>
    </w:rPr>
  </w:style>
  <w:style w:type="paragraph" w:styleId="NoSpacing">
    <w:name w:val="No Spacing"/>
    <w:uiPriority w:val="1"/>
    <w:qFormat w:val="1"/>
    <w:rsid w:val="002A3E98"/>
    <w:pPr>
      <w:spacing w:after="0" w:line="240" w:lineRule="auto"/>
    </w:pPr>
    <w:rPr>
      <w:szCs w:val="22"/>
      <w:lang w:bidi="ar-SA"/>
    </w:rPr>
  </w:style>
  <w:style w:type="paragraph" w:styleId="TOCHeading">
    <w:name w:val="TOC Heading"/>
    <w:basedOn w:val="Heading1"/>
    <w:next w:val="Normal"/>
    <w:uiPriority w:val="39"/>
    <w:unhideWhenUsed w:val="1"/>
    <w:qFormat w:val="1"/>
    <w:rsid w:val="00D23C68"/>
    <w:pPr>
      <w:keepLines w:val="1"/>
      <w:widowControl w:val="1"/>
      <w:spacing w:before="480"/>
      <w:outlineLvl w:val="9"/>
    </w:pPr>
    <w:rPr>
      <w:rFonts w:asciiTheme="majorHAnsi" w:cstheme="majorBidi" w:eastAsiaTheme="majorEastAsia" w:hAnsiTheme="majorHAnsi"/>
      <w:noProof w:val="0"/>
      <w:color w:val="365f91" w:themeColor="accent1" w:themeShade="0000BF"/>
      <w:kern w:val="0"/>
    </w:rPr>
  </w:style>
  <w:style w:type="paragraph" w:styleId="TOC1">
    <w:name w:val="toc 1"/>
    <w:basedOn w:val="Normal"/>
    <w:next w:val="Normal"/>
    <w:autoRedefine w:val="1"/>
    <w:uiPriority w:val="39"/>
    <w:unhideWhenUsed w:val="1"/>
    <w:rsid w:val="00B26C95"/>
    <w:pPr>
      <w:tabs>
        <w:tab w:val="right" w:leader="dot" w:pos="9350"/>
      </w:tabs>
      <w:spacing w:after="100"/>
    </w:pPr>
    <w:rPr>
      <w:rFonts w:ascii="Palatino Linotype" w:hAnsi="Palatino Linotype"/>
      <w:noProof w:val="1"/>
      <w:sz w:val="24"/>
      <w:szCs w:val="24"/>
      <w:lang w:bidi="ar-SA"/>
    </w:rPr>
  </w:style>
  <w:style w:type="character" w:styleId="SubtitleChar" w:customStyle="1">
    <w:name w:val="Subtitle Char"/>
    <w:basedOn w:val="DefaultParagraphFont"/>
    <w:link w:val="Subtitle"/>
    <w:uiPriority w:val="11"/>
    <w:rsid w:val="007D76AA"/>
    <w:rPr>
      <w:rFonts w:asciiTheme="majorHAnsi" w:cstheme="majorBidi" w:eastAsiaTheme="majorEastAsia" w:hAnsiTheme="majorHAnsi"/>
      <w:i w:val="1"/>
      <w:iCs w:val="1"/>
      <w:color w:val="4f81bd" w:themeColor="accent1"/>
      <w:spacing w:val="15"/>
      <w:sz w:val="24"/>
      <w:szCs w:val="24"/>
    </w:rPr>
  </w:style>
  <w:style w:type="paragraph" w:styleId="ListBullet2">
    <w:name w:val="List Bullet 2"/>
    <w:basedOn w:val="Normal"/>
    <w:rsid w:val="0067026E"/>
    <w:pPr>
      <w:numPr>
        <w:numId w:val="13"/>
      </w:numPr>
      <w:spacing w:after="0" w:line="240" w:lineRule="auto"/>
    </w:pPr>
    <w:rPr>
      <w:rFonts w:ascii="Times New Roman" w:cs="Times New Roman" w:eastAsia="Times New Roman" w:hAnsi="Times New Roman"/>
      <w:sz w:val="24"/>
      <w:szCs w:val="24"/>
      <w:lang w:bidi="ar-SA"/>
    </w:rPr>
  </w:style>
  <w:style w:type="character" w:styleId="TitleChar" w:customStyle="1">
    <w:name w:val="Title Char"/>
    <w:basedOn w:val="DefaultParagraphFont"/>
    <w:link w:val="Title"/>
    <w:rsid w:val="0073040A"/>
    <w:rPr>
      <w:rFonts w:ascii="Times New Roman" w:cs="Times New Roman" w:eastAsia="Times New Roman" w:hAnsi="Times New Roman"/>
      <w:b w:val="1"/>
      <w:bCs w:val="1"/>
      <w:sz w:val="24"/>
      <w:szCs w:val="24"/>
      <w:u w:val="single"/>
      <w:lang w:bidi="ar-SA" w:val="en-GB"/>
    </w:rPr>
  </w:style>
  <w:style w:type="paragraph" w:styleId="BodyTextIndent">
    <w:name w:val="Body Text Indent"/>
    <w:basedOn w:val="Normal"/>
    <w:link w:val="BodyTextIndentChar"/>
    <w:uiPriority w:val="99"/>
    <w:semiHidden w:val="1"/>
    <w:unhideWhenUsed w:val="1"/>
    <w:rsid w:val="008177CE"/>
    <w:pPr>
      <w:spacing w:after="120"/>
      <w:ind w:left="360"/>
    </w:pPr>
  </w:style>
  <w:style w:type="character" w:styleId="BodyTextIndentChar" w:customStyle="1">
    <w:name w:val="Body Text Indent Char"/>
    <w:basedOn w:val="DefaultParagraphFont"/>
    <w:link w:val="BodyTextIndent"/>
    <w:uiPriority w:val="99"/>
    <w:semiHidden w:val="1"/>
    <w:rsid w:val="008177CE"/>
  </w:style>
  <w:style w:type="paragraph" w:styleId="BodyTextFirstIndent2">
    <w:name w:val="Body Text First Indent 2"/>
    <w:basedOn w:val="BodyTextIndent"/>
    <w:link w:val="BodyTextFirstIndent2Char"/>
    <w:rsid w:val="008177CE"/>
    <w:pPr>
      <w:spacing w:line="240" w:lineRule="auto"/>
      <w:ind w:firstLine="210"/>
    </w:pPr>
    <w:rPr>
      <w:rFonts w:ascii="Times New Roman" w:cs="Times New Roman" w:eastAsia="Times New Roman" w:hAnsi="Times New Roman"/>
      <w:sz w:val="24"/>
      <w:szCs w:val="24"/>
      <w:lang w:bidi="ar-SA"/>
    </w:rPr>
  </w:style>
  <w:style w:type="character" w:styleId="BodyTextFirstIndent2Char" w:customStyle="1">
    <w:name w:val="Body Text First Indent 2 Char"/>
    <w:basedOn w:val="BodyTextIndentChar"/>
    <w:link w:val="BodyTextFirstIndent2"/>
    <w:rsid w:val="008177CE"/>
    <w:rPr>
      <w:rFonts w:ascii="Times New Roman" w:cs="Times New Roman" w:eastAsia="Times New Roman" w:hAnsi="Times New Roman"/>
      <w:sz w:val="24"/>
      <w:szCs w:val="24"/>
      <w:lang w:bidi="ar-SA"/>
    </w:rPr>
  </w:style>
  <w:style w:type="character" w:styleId="Heading3Char" w:customStyle="1">
    <w:name w:val="Heading 3 Char"/>
    <w:basedOn w:val="DefaultParagraphFont"/>
    <w:link w:val="Heading3"/>
    <w:uiPriority w:val="9"/>
    <w:semiHidden w:val="1"/>
    <w:rsid w:val="00465C39"/>
    <w:rPr>
      <w:rFonts w:asciiTheme="majorHAnsi" w:cstheme="majorBidi" w:eastAsiaTheme="majorEastAsia" w:hAnsiTheme="majorHAnsi"/>
      <w:color w:val="243f60" w:themeColor="accent1" w:themeShade="00007F"/>
      <w:sz w:val="24"/>
      <w:szCs w:val="34"/>
    </w:rPr>
  </w:style>
  <w:style w:type="paragraph" w:styleId="NormalWeb">
    <w:name w:val="Normal (Web)"/>
    <w:basedOn w:val="Normal"/>
    <w:uiPriority w:val="99"/>
    <w:unhideWhenUsed w:val="1"/>
    <w:qFormat w:val="1"/>
    <w:rsid w:val="00836209"/>
    <w:pPr>
      <w:spacing w:after="100" w:afterAutospacing="1" w:before="100" w:beforeAutospacing="1" w:line="240" w:lineRule="auto"/>
    </w:pPr>
    <w:rPr>
      <w:rFonts w:ascii="Times New Roman" w:cs="Times New Roman" w:eastAsia="Times New Roman" w:hAnsi="Times New Roman"/>
      <w:sz w:val="24"/>
      <w:szCs w:val="24"/>
      <w:lang w:bidi="ar-SA"/>
    </w:rPr>
  </w:style>
  <w:style w:type="paragraph" w:styleId="Caption">
    <w:name w:val="caption"/>
    <w:basedOn w:val="Normal"/>
    <w:next w:val="Normal"/>
    <w:uiPriority w:val="35"/>
    <w:unhideWhenUsed w:val="1"/>
    <w:qFormat w:val="1"/>
    <w:rsid w:val="00AD2B2A"/>
    <w:pPr>
      <w:spacing w:line="240" w:lineRule="auto"/>
    </w:pPr>
    <w:rPr>
      <w:i w:val="1"/>
      <w:iCs w:val="1"/>
      <w:color w:val="1f497d" w:themeColor="text2"/>
      <w:sz w:val="18"/>
      <w:szCs w:val="26"/>
    </w:rPr>
  </w:style>
  <w:style w:type="paragraph" w:styleId="Revision">
    <w:name w:val="Revision"/>
    <w:hidden w:val="1"/>
    <w:uiPriority w:val="99"/>
    <w:semiHidden w:val="1"/>
    <w:rsid w:val="00FF6597"/>
    <w:pPr>
      <w:spacing w:after="0" w:line="240" w:lineRule="auto"/>
    </w:pPr>
  </w:style>
  <w:style w:type="character" w:styleId="CommentReference">
    <w:name w:val="annotation reference"/>
    <w:basedOn w:val="DefaultParagraphFont"/>
    <w:uiPriority w:val="99"/>
    <w:semiHidden w:val="1"/>
    <w:unhideWhenUsed w:val="1"/>
    <w:rsid w:val="0082481B"/>
    <w:rPr>
      <w:sz w:val="16"/>
      <w:szCs w:val="16"/>
    </w:rPr>
  </w:style>
  <w:style w:type="paragraph" w:styleId="CommentText">
    <w:name w:val="annotation text"/>
    <w:basedOn w:val="Normal"/>
    <w:link w:val="CommentTextChar"/>
    <w:uiPriority w:val="99"/>
    <w:unhideWhenUsed w:val="1"/>
    <w:rsid w:val="0082481B"/>
    <w:pPr>
      <w:spacing w:line="240" w:lineRule="auto"/>
    </w:pPr>
    <w:rPr>
      <w:sz w:val="20"/>
      <w:szCs w:val="29"/>
    </w:rPr>
  </w:style>
  <w:style w:type="character" w:styleId="CommentTextChar" w:customStyle="1">
    <w:name w:val="Comment Text Char"/>
    <w:basedOn w:val="DefaultParagraphFont"/>
    <w:link w:val="CommentText"/>
    <w:uiPriority w:val="99"/>
    <w:rsid w:val="0082481B"/>
    <w:rPr>
      <w:sz w:val="20"/>
      <w:szCs w:val="29"/>
    </w:rPr>
  </w:style>
  <w:style w:type="paragraph" w:styleId="CommentSubject">
    <w:name w:val="annotation subject"/>
    <w:basedOn w:val="CommentText"/>
    <w:next w:val="CommentText"/>
    <w:link w:val="CommentSubjectChar"/>
    <w:uiPriority w:val="99"/>
    <w:semiHidden w:val="1"/>
    <w:unhideWhenUsed w:val="1"/>
    <w:rsid w:val="0082481B"/>
    <w:rPr>
      <w:b w:val="1"/>
      <w:bCs w:val="1"/>
    </w:rPr>
  </w:style>
  <w:style w:type="character" w:styleId="CommentSubjectChar" w:customStyle="1">
    <w:name w:val="Comment Subject Char"/>
    <w:basedOn w:val="CommentTextChar"/>
    <w:link w:val="CommentSubject"/>
    <w:uiPriority w:val="99"/>
    <w:semiHidden w:val="1"/>
    <w:rsid w:val="0082481B"/>
    <w:rPr>
      <w:b w:val="1"/>
      <w:bCs w:val="1"/>
      <w:sz w:val="20"/>
      <w:szCs w:val="29"/>
    </w:rPr>
  </w:style>
  <w:style w:type="paragraph" w:styleId="Subtitle">
    <w:name w:val="Subtitle"/>
    <w:basedOn w:val="Normal"/>
    <w:next w:val="Normal"/>
    <w:pPr/>
    <w:rPr>
      <w:rFonts w:ascii="Cambria" w:cs="Cambria" w:eastAsia="Cambria" w:hAnsi="Cambria"/>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11" Type="http://schemas.openxmlformats.org/officeDocument/2006/relationships/hyperlink" Target="about:blank" TargetMode="External"/><Relationship Id="rId22" Type="http://schemas.openxmlformats.org/officeDocument/2006/relationships/image" Target="media/image3.png"/><Relationship Id="rId10" Type="http://schemas.openxmlformats.org/officeDocument/2006/relationships/hyperlink" Target="about:blank" TargetMode="External"/><Relationship Id="rId21" Type="http://schemas.openxmlformats.org/officeDocument/2006/relationships/image" Target="media/image9.jpg"/><Relationship Id="rId13" Type="http://schemas.openxmlformats.org/officeDocument/2006/relationships/footer" Target="footer2.xml"/><Relationship Id="rId12" Type="http://schemas.openxmlformats.org/officeDocument/2006/relationships/hyperlink" Target="about:blank" TargetMode="Externa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5.jpg"/><Relationship Id="rId14" Type="http://schemas.openxmlformats.org/officeDocument/2006/relationships/footer" Target="footer1.xml"/><Relationship Id="rId17" Type="http://schemas.openxmlformats.org/officeDocument/2006/relationships/footer" Target="footer3.xml"/><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7.jp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1.jp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UL2jtCwJymil8fceNnKpZs3Y1Q==">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2025-09-05T06:17:00Z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cb98ea9c-26f7-4175-85c2-081e4837359e</vt:lpwstr>
  </property>
</Properties>
</file>